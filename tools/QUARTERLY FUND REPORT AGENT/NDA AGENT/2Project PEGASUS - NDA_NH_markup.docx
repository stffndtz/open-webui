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16cid w16 w16cex w16sdtdh w16sdtfl w16du wp14 pt14">
  <w:body>
    <w:p pt14:Unid="0aa0cc2c00c2486fbc71a77d803e72b2">
      <w:pPr pt14:Unid="36ab80a4a0b84cd49e0b0fda9680bfa8">
        <w:pStyle w:val="Standard1" pt14:Unid="7cbc49fcf10941779749f9acafdde36d"/>
        <w:spacing w:line="360" w:lineRule="auto" pt14:Unid="946244b5d6b14b649ff3cfb97cbbf062"/>
        <w:jc w:val="center" pt14:Unid="86e1f21f22ff4eed994dba189c5e10fc"/>
        <w:rPr pt14:Unid="0f6ce9cfbb344af0a97b7d6ab8f0789d">
          <w:rFonts w:ascii="Roboto" w:hAnsi="Roboto" pt14:Unid="21e63ba03ea84b22bb28a46014b46258"/>
          <w:b pt14:Unid="4c5f90a653e44b5b8af17ac12f44e73c"/>
          <w:color w:val="000000" w:themeColor="text1" pt14:Unid="a2e3fa6b99fd48a385dba5e245323c01"/>
          <w:sz w:val="22" pt14:Unid="7015fb78f1254eb480d42761aed5dfd9"/>
          <w:szCs w:val="22" pt14:Unid="8f4290d66cd847e1bd252a205386f827"/>
          <w:lang w:val="en-GB" pt14:Unid="c34cefd3b8554f4fbbfa5bb27ba12aa6"/>
        </w:rPr>
      </w:pPr>
      <w:r>
        <w:rPr pt14:Unid="7842517b442548fb8fbeb5e4c9ed0d79">
          <w:rFonts w:ascii="Roboto" w:hAnsi="Roboto" pt14:Unid="5d448ba8e30144789af9df40d85fa8ec"/>
          <w:b pt14:Unid="c2486d4d61ba4942a548de83fe7dc79d"/>
          <w:color w:val="000000" w:themeColor="text1" pt14:Unid="81ac092b7726464ebd51e66a40aa481b"/>
          <w:sz w:val="22" pt14:Unid="b8dad74f21f04404b14d4079e8a703eb"/>
          <w:szCs w:val="22" pt14:Unid="80cafe2ba0f34edbb313907981d74787"/>
          <w:lang w:val="en-GB" pt14:Unid="05d1e348ebf74bf198227c11bbe1f44b"/>
        </w:rPr>
        <w:t>Confidentiality Agreement</w:t>
      </w:r>
    </w:p>
    <w:p pt14:Unid="80e310deceb44ccda1cfd6c914d32a2b">
      <w:pPr pt14:Unid="08769581bdd04def9e500f3db77d0ab4">
        <w:pStyle w:val="Standard1" pt14:Unid="c155fcf9b70241749092499321e622cc"/>
        <w:spacing w:line="360" w:lineRule="auto" pt14:Unid="847a1040cfa7408abfeb03d2701714e2"/>
        <w:rPr pt14:Unid="56bfc8be204541e59ed7aed4d66f9db1">
          <w:rFonts w:ascii="Roboto" w:hAnsi="Roboto" pt14:Unid="04597aff82e341d8ae1a2d40cba32056"/>
          <w:color w:val="000000" w:themeColor="text1" pt14:Unid="e981100b09ac4ebda142e4c248a393c8"/>
          <w:sz w:val="22" pt14:Unid="fbe636def4f84a4b9fd25003ec3ae480"/>
          <w:szCs w:val="22" pt14:Unid="ef4d356534384679b62161aeadb22ded"/>
          <w:lang w:val="en-GB" pt14:Unid="1c28a142959d4c3c8b8aed83d2934c7b"/>
        </w:rPr>
      </w:pPr>
    </w:p>
    <w:p pt14:Unid="3fde5531bb0748fd93838651395aebc5">
      <w:pPr pt14:Unid="db59b951157c49738d5ca74e9b4dbdba">
        <w:pStyle w:val="Standard1" pt14:Unid="ab0f3a0e590d42bfac6f7853d0ac26a2"/>
        <w:spacing w:line="360" w:lineRule="auto" pt14:Unid="aa5bb3495cae4a788e89a4af8b184867"/>
        <w:rPr pt14:Unid="3354fdc628bd48e9ba976477341e0799">
          <w:rFonts w:ascii="Roboto" w:hAnsi="Roboto" pt14:Unid="7e2a0be9ddf04234be99981415340aa8"/>
          <w:color w:val="000000" w:themeColor="text1" pt14:Unid="82c3bac228424e6db6ae03f192af48f2"/>
          <w:sz w:val="22" pt14:Unid="154768725a7e41d3acb508ffac51f80e"/>
          <w:szCs w:val="22" pt14:Unid="81d8522e2c2d4349884ce257c6b0fe0a"/>
          <w:lang w:val="en-GB" pt14:Unid="3f3a8a926f074c758f9e4631e3f727c4"/>
        </w:rPr>
      </w:pPr>
    </w:p>
    <w:p pt14:Unid="bc478d94822a4033980b6c93d8ff5e49">
      <w:pPr pt14:Unid="684c271eb4584e16b46e0ec7c2f9a3d5">
        <w:pStyle w:val="Standard1" pt14:Unid="7ecb837547f5424897e3d83dd86c7b7d"/>
        <w:spacing w:line="360" w:lineRule="auto" pt14:Unid="866f3c1f4fe74d729de7cd03824bff37"/>
        <w:rPr pt14:Unid="2ef6bdd23d0c4a8b88771b7f26ca2c80">
          <w:rFonts w:ascii="Roboto" w:hAnsi="Roboto" pt14:Unid="97c5647b7c5940eda16364f010366e6a"/>
          <w:color w:val="000000" w:themeColor="text1" pt14:Unid="3bb1380f6de145df80157cd1ed4c9ca2"/>
          <w:sz w:val="22" pt14:Unid="c439fd760ece4ffe99536921633fe724"/>
          <w:szCs w:val="22" pt14:Unid="6ea89273e0234dd18592db48fe09b2fd"/>
          <w:lang w:val="en-GB" pt14:Unid="0139e44939684cffbb9fdbac32566cd4"/>
        </w:rPr>
      </w:pPr>
      <w:r>
        <w:rPr pt14:Unid="4edd7e6c4c5c4624ad945e547204aaf4">
          <w:rFonts w:ascii="Roboto" w:hAnsi="Roboto" pt14:Unid="b653b1db8a78457e800a70f1ad0e2c96"/>
          <w:color w:val="000000" w:themeColor="text1" pt14:Unid="b5e8a314c0544fcd85c3c0b937607b4a"/>
          <w:sz w:val="22" pt14:Unid="a6b807431fcf4dd69c83d46985bd1045"/>
          <w:szCs w:val="22" pt14:Unid="b26391e1a2e64632a459aed841b7d0b3"/>
          <w:lang w:val="en-GB" pt14:Unid="710fc8f4c06440ada3c2ab6ef99652a9"/>
        </w:rPr>
        <w:t>between</w:t>
      </w:r>
    </w:p>
    <w:p pt14:Unid="09e7674f68f1400b9b14fc19ab320d3a">
      <w:pPr pt14:Unid="26331cae47cc4905886c0128aa87bd77">
        <w:pStyle w:val="Standard1" pt14:Unid="a7509cdb07a6486985cbe63300707341"/>
        <w:spacing w:line="360" w:lineRule="auto" pt14:Unid="c70ce22d28d4446e8dd72845a838d869"/>
        <w:rPr pt14:Unid="7d86d6fa8c9d43a9ab8f936960be4855">
          <w:rFonts w:ascii="Roboto" w:hAnsi="Roboto" pt14:Unid="93e7c48589e24603a2229798c59b9776"/>
          <w:b pt14:Unid="45eec1de4a424f0ba83667b6bbd66dca"/>
          <w:color w:val="000000" w:themeColor="text1" pt14:Unid="be42db47549b4d278b6828ba02806e59"/>
          <w:sz w:val="22" pt14:Unid="2e736867b3674c50a6a52bb4ae1eb2c7"/>
          <w:szCs w:val="22" pt14:Unid="2d7076cced3a41eea70bba111d951b83"/>
          <w:highlight w:val="yellow" pt14:Unid="58d0730c56104e1db3234e2e2e6587d2"/>
          <w:lang w:val="en-GB" pt14:Unid="ad854e06a8a84398a6e56c89ed7d250e"/>
        </w:rPr>
      </w:pPr>
    </w:p>
    <w:p pt14:Unid="2a72f8e788e749d2a0098de34d44c450">
      <w:pPr pt14:Unid="0141984343fd4c5fb6440536a2af4263">
        <w:pStyle w:val="Standard1" pt14:Unid="d73551cecb62438aab80d832eae754f8"/>
        <w:spacing w:line="360" w:lineRule="auto" pt14:Unid="d820a69853e94c1c872d88394320c899"/>
        <w:rPr pt14:Unid="09d003bc047d4dde9e430e82bcc9024a">
          <w:rFonts w:ascii="Roboto" w:hAnsi="Roboto" pt14:Unid="726cf67eb47e432289bcb40233ad9fe1"/>
          <w:b pt14:Unid="e3f18eb8362b4ad9883cde9fe0b43f97"/>
          <w:color w:val="000000" w:themeColor="text1" pt14:Unid="ae50f0b2ec3f41baa5f294f8c097725f"/>
          <w:sz w:val="22" pt14:Unid="f81b1e4e334447529d296a65590d7802"/>
          <w:szCs w:val="22" pt14:Unid="d2619b8c46e14afa9cd1d6afca3fafde"/>
          <w:lang w:val="en-GB" pt14:Unid="fc513b5a266c4e04b639a5d5929120db"/>
        </w:rPr>
      </w:pPr>
      <w:r>
        <w:rPr pt14:Unid="a933019455cf4919b88973ee044d449f">
          <w:rFonts w:ascii="Roboto" w:hAnsi="Roboto" pt14:Unid="55fb4abef8b040408b87d5b9adf091ca"/>
          <w:b pt14:Unid="9a6aca50b90e440ca375291c8198cc64"/>
          <w:color w:val="000000" w:themeColor="text1" pt14:Unid="9d63dacb9f4444a6ae30a20edddc44ac"/>
          <w:sz w:val="22" pt14:Unid="93f1455b62d94f578fdee698b188de25"/>
          <w:szCs w:val="22" pt14:Unid="3f3526875ab74d808279d4340f5e15cb"/>
          <w:highlight w:val="yellow" pt14:Unid="cbe606c0aac442119a2eff63a289b06a"/>
          <w:lang w:val="en-GB" pt14:Unid="a98e21773c1941bd86f2b294045d3014"/>
        </w:rPr>
        <w:t>[Name]</w:t>
      </w:r>
    </w:p>
    <w:p pt14:Unid="bd8e5856b0a24e1abc693e5ebedfdc61">
      <w:pPr pt14:Unid="273d22b922824da882b8ddf09b357c5c">
        <w:pStyle w:val="Standard1" pt14:Unid="297cc353e7604dcd8de52346af7abbe9"/>
        <w:spacing w:line="360" w:lineRule="auto" pt14:Unid="3a68ac692a7a4ad58ddd12419f15f396"/>
        <w:rPr pt14:Unid="77b0161fb0b34071a056cb0e451f69dc">
          <w:rFonts w:ascii="Roboto" w:hAnsi="Roboto" pt14:Unid="e8f42f5271ba46b3b1aa65969cadc1fb"/>
          <w:b pt14:Unid="d5e20e3f5a4b418fac7cebbd056a160c"/>
          <w:color w:val="000000" w:themeColor="text1" pt14:Unid="e8d43a51460c4bf38b9b77e9dcc28cff"/>
          <w:sz w:val="22" pt14:Unid="6a4c6b61da104257b36368ce980372e6"/>
          <w:szCs w:val="22" pt14:Unid="b50f5586f5d045918aef28d087b947e6"/>
          <w:lang w:val="en-GB" pt14:Unid="63f772de69834c359962c1242471df78"/>
        </w:rPr>
      </w:pPr>
      <w:r>
        <w:rPr pt14:Unid="1d67cf5cc5ea4cff892886da187e4777">
          <w:rFonts w:ascii="Roboto" w:hAnsi="Roboto" pt14:Unid="ad6675715f2248c28438e7b8359de7f9"/>
          <w:b pt14:Unid="ee1a52c4fa9b4267b342f21528b16081"/>
          <w:color w:val="000000" w:themeColor="text1" pt14:Unid="7f790f9e84d14c5cb896eb4240af58bb"/>
          <w:sz w:val="22" pt14:Unid="893ba424e8c04648a771d4b37da4832e"/>
          <w:szCs w:val="22" pt14:Unid="49e4d302fe054c41860a86ee7396b2b9"/>
          <w:highlight w:val="yellow" pt14:Unid="e5c939b6070b4cec9a9771f63cae10f7"/>
          <w:lang w:val="en-GB" pt14:Unid="9bd7227c781b4772a47f1c65e3714d70"/>
        </w:rPr>
        <w:t>[Address]</w:t>
      </w:r>
    </w:p>
    <w:p pt14:Unid="df3e309db5af4c2090a38d8017084cd9">
      <w:pPr pt14:Unid="74b1972f96be42f2a75347a75842b812">
        <w:pStyle w:val="Standard1" pt14:Unid="2d325ed830cc4e249ca8c5ab79186fe9"/>
        <w:spacing w:line="360" w:lineRule="auto" pt14:Unid="78d59561bffc4b688c269201e01e1f30"/>
        <w:rPr pt14:Unid="e25cd07751d74c83b8bdf3e9ab4665c4">
          <w:rFonts w:ascii="Roboto" w:hAnsi="Roboto" pt14:Unid="3167776554574456b224044bd3ef1503"/>
          <w:color w:val="000000" w:themeColor="text1" pt14:Unid="f36b61be97164fa39eab3ecbc62229f2"/>
          <w:sz w:val="22" pt14:Unid="0d62c6ecfbca491c8e98f2885fc72bae"/>
          <w:szCs w:val="22" pt14:Unid="d8aafbc2f2914dda9caeda18a3c834af"/>
          <w:lang w:val="en-GB" pt14:Unid="8301f1675aba439d8ce9a01d428ddfa9"/>
        </w:rPr>
      </w:pPr>
    </w:p>
    <w:p pt14:Unid="e05ec1bd13ea495899e3360e8ed8d677">
      <w:pPr pt14:Unid="f650dca9da1244c99a620b35c291c9cd">
        <w:pStyle w:val="Standard1" pt14:Unid="01ac1e34b86b4911b25b43cb3a7d21ee"/>
        <w:spacing w:line="360" w:lineRule="auto" pt14:Unid="761f7130deb549d8b33aeda7d5e65013"/>
        <w:jc w:val="right" pt14:Unid="148a201d838a4efc99cfe264b2f4ea4a"/>
        <w:rPr pt14:Unid="6f4dfdee6df24f09b23bf545f81faef2">
          <w:rFonts w:ascii="Roboto" w:hAnsi="Roboto" pt14:Unid="4929de56f77444dfaa4a9a9fce1367ed"/>
          <w:color w:val="000000" w:themeColor="text1" pt14:Unid="7123bebb8ef94957975537143941dc5b"/>
          <w:sz w:val="22" pt14:Unid="eefcbc190d9a48c89904cee1fd97b0fe"/>
          <w:szCs w:val="22" pt14:Unid="3a8fc2580a82446084cef1923de50993"/>
          <w:lang w:val="en-GB" pt14:Unid="1ca487d4ceb9451fab3643b6a8d75669"/>
        </w:rPr>
      </w:pPr>
      <w:r>
        <w:rPr pt14:Unid="8bf0255eeb5a48ddb615d035a2b081ee">
          <w:rFonts w:ascii="Roboto" w:hAnsi="Roboto" pt14:Unid="8c908bda27184edfbf9823dad5ef11d9"/>
          <w:color w:val="000000" w:themeColor="text1" pt14:Unid="951f0a7cca8d4a22b1fcb4aaa53c6e8d"/>
          <w:sz w:val="22" pt14:Unid="573f97580f004935a05c2cddac792d67"/>
          <w:szCs w:val="22" pt14:Unid="137e6431c42a4988a7a08e2a2ac6a08e"/>
          <w:lang w:val="en-GB" pt14:Unid="f1bb01449ed94eb5ae7ebd0eacc45ff2"/>
        </w:rPr>
        <w:t>- hereinafter „</w:t>
      </w:r>
      <w:r>
        <w:rPr pt14:Unid="a07a6e73ddea4063b40beed1fc8541f1">
          <w:rFonts w:ascii="Roboto" w:hAnsi="Roboto" pt14:Unid="37efd1cd69174e2eb5d62aa7d8ebabc4"/>
          <w:b pt14:Unid="57981625f18e46379569c42240bbc810"/>
          <w:color w:val="000000" w:themeColor="text1" pt14:Unid="3e7cefdccd9b405ab39a44cc7c9648da"/>
          <w:sz w:val="22" pt14:Unid="cbb48ada232e49ee871a39dc06347ff9"/>
          <w:szCs w:val="22" pt14:Unid="6ed00f9d66bc4dc29cf271baf1e0476a"/>
          <w:lang w:val="en-GB" pt14:Unid="007218aeab86405397326bf2b8e872d3"/>
        </w:rPr>
        <w:t>Interested Party</w:t>
      </w:r>
      <w:r>
        <w:rPr pt14:Unid="fc270db52a734dea822e324f4ca6c58b">
          <w:rFonts w:ascii="Roboto" w:hAnsi="Roboto" pt14:Unid="16c4ace267bc4560826b5080a5c55bee"/>
          <w:color w:val="000000" w:themeColor="text1" pt14:Unid="009958bf42a04df781c35d512901e3fc"/>
          <w:sz w:val="22" pt14:Unid="bf8a3ee2d68242c88744f2660f9c293f"/>
          <w:szCs w:val="22" pt14:Unid="ac2ba990d5064a769d18bbb02d9ce526"/>
          <w:lang w:val="en-GB" pt14:Unid="5bbc907ddaeb4cf9ba1c2ee64832895f"/>
        </w:rPr>
        <w:t>“ -</w:t>
      </w:r>
    </w:p>
    <w:p pt14:Unid="bbf86b0fdcf140ea9c49d064fb2c1628">
      <w:pPr pt14:Unid="6575a0a664894cdc8f47f2d7e1997457">
        <w:pStyle w:val="Standard1" pt14:Unid="68bb16014eca456fad8652f72b6f1c36"/>
        <w:spacing w:line="360" w:lineRule="auto" pt14:Unid="1c057f1bc21447418319c94f61c9db52"/>
        <w:rPr pt14:Unid="1164d58c19ea4db9b3dca7207366d028">
          <w:rFonts w:ascii="Roboto" w:hAnsi="Roboto" pt14:Unid="f82b3f604a834e9494a5ce053b73b73c"/>
          <w:color w:val="000000" w:themeColor="text1" pt14:Unid="f6ed2617e83941ddaf7c6179ab163883"/>
          <w:sz w:val="22" pt14:Unid="697f01f2430e46b5b9bda12b53e6d853"/>
          <w:szCs w:val="22" pt14:Unid="2c195e0ebbbf41659898a051ae1ba995"/>
          <w:lang w:val="en-GB" pt14:Unid="3f7b80fb776b40aebdc4d18bfc4ba766"/>
        </w:rPr>
      </w:pPr>
    </w:p>
    <w:p pt14:Unid="0d3d5bec278a4a04aaeb601338459346">
      <w:pPr pt14:Unid="27fb73be21294d8f91e118f1eb4ab9a9">
        <w:pStyle w:val="Standard1" pt14:Unid="6d6d13bbc5444cd999aef31e97ae1d52"/>
        <w:spacing w:line="360" w:lineRule="auto" pt14:Unid="6fd8ba34640742cb9afea33033f063da"/>
        <w:rPr pt14:Unid="5cfde8e8516e449680e3b1aa4dda2e52">
          <w:rFonts w:ascii="Roboto" w:hAnsi="Roboto" pt14:Unid="4a5a890da58b459aaa59610c6ae5d865"/>
          <w:color w:val="000000" w:themeColor="text1" pt14:Unid="f1927041fc7b46d9b078672051ee2eec"/>
          <w:sz w:val="22" pt14:Unid="c0edbe9bcf7b4bf2afa7b5aa9ad48072"/>
          <w:szCs w:val="22" pt14:Unid="ffd7560d28244e2f9f5474f32b134b45"/>
          <w:lang w:val="en-GB" pt14:Unid="95a4b9fa250b48be82c6c79f7728834e"/>
        </w:rPr>
      </w:pPr>
      <w:r>
        <w:rPr pt14:Unid="29ae30d3175943089892cadacaa994c7">
          <w:rFonts w:ascii="Roboto" w:hAnsi="Roboto" pt14:Unid="7ccd138b2fd64e1b9546b081f94a3eb0"/>
          <w:color w:val="000000" w:themeColor="text1" pt14:Unid="565ec8ff036e415e81a87cc5f8ff7c84"/>
          <w:sz w:val="22" pt14:Unid="772d7a335cb8482396f39a10f1afcb96"/>
          <w:szCs w:val="22" pt14:Unid="174c9a2e54844cd58bde90c995e9a2be"/>
          <w:lang w:val="en-GB" pt14:Unid="16bf43eb74f3449d9b6467d32ac72a8f"/>
        </w:rPr>
        <w:t>and</w:t>
      </w:r>
    </w:p>
    <w:p pt14:Unid="4ec98ac1ff4643978a0b147df9499c71">
      <w:pPr pt14:Unid="5b42f235de5b4b47a74b71a8b139e764">
        <w:pStyle w:val="Standard1" pt14:Unid="c17404ad3b8947af8339e1e9239a1221"/>
        <w:spacing w:line="360" w:lineRule="auto" pt14:Unid="09e09ab6bebb4a5bad93633f02015173"/>
        <w:rPr pt14:Unid="e5fab49fde3f42c592f2dc993a413369">
          <w:rFonts w:ascii="Roboto" w:hAnsi="Roboto" pt14:Unid="dd5f853119e740b38e96354f927f0cb9"/>
          <w:color w:val="000000" w:themeColor="text1" pt14:Unid="e794a49992604ec2a44e90d59eb1317f"/>
          <w:sz w:val="22" pt14:Unid="e662f4b3172443129123a7f6844b92f7"/>
          <w:szCs w:val="22" pt14:Unid="d7eeed2f218f4c7ab46b5c581820406b"/>
          <w:lang w:val="en-GB" pt14:Unid="3644203f1c844e0289c0fbc40898f0b0"/>
        </w:rPr>
      </w:pPr>
    </w:p>
    <w:p pt14:Unid="82852fb7b52649859c685b428e099442">
      <w:pPr pt14:Unid="38b1ff54133b4c2f8838a22dcaa5ad78">
        <w:pStyle w:val="Standard1" pt14:Unid="e2999804f04841419469830c556e64ac"/>
        <w:spacing w:line="360" w:lineRule="auto" pt14:Unid="9f83d92c13334a73a966c2e58dfae6eb"/>
        <w:rPr pt14:Unid="f40f643246b449ffbaf349afc8b62faf">
          <w:rFonts w:ascii="Roboto" w:hAnsi="Roboto" pt14:Unid="3e34e1ef08cf4ce095d74d109d82a52c"/>
          <w:color w:val="000000" w:themeColor="text1" pt14:Unid="17e62794a18f4f6d96e890750ead3e05"/>
          <w:sz w:val="22" pt14:Unid="18a03667e3704ed5a9aec10ea7a6e041"/>
          <w:szCs w:val="22" pt14:Unid="f370f249a78c4a64a358dc513738395c"/>
          <w:lang w:val="en-GB" pt14:Unid="0291d6c9c9174cc4949a3c29160a8539"/>
        </w:rPr>
      </w:pPr>
      <w:r>
        <w:rPr pt14:Unid="72ac3aebcf604e139a9598a5bce051e9">
          <w:rFonts w:ascii="Roboto" w:hAnsi="Roboto" pt14:Unid="5aee58215365415cbfc83e2ada63f176"/>
          <w:color w:val="000000" w:themeColor="text1" pt14:Unid="c2d3fcce41a849c0b62731afa2f3199e"/>
          <w:sz w:val="22" pt14:Unid="01bd3c761aa54d6587c9971abe009d52"/>
          <w:szCs w:val="22" pt14:Unid="2e67901761504c559715a327b9b7db34"/>
          <w:lang w:val="en-GB" pt14:Unid="a6abbbfa201a4e5eac0243724c098a43"/>
        </w:rPr>
        <w:t>Carlsquare GmbH</w:t>
      </w:r>
    </w:p>
    <w:p pt14:Unid="7c64495be3ba40a7a326a4c83dc760a9">
      <w:pPr pt14:Unid="26ed67986ae945cc99f73e3dc0a03f4d">
        <w:pStyle w:val="Standard1" pt14:Unid="9bd8f7dc39d946fa95d1b86114a3e54c"/>
        <w:spacing w:line="360" w:lineRule="auto" pt14:Unid="df79e6ef2ab04aa88d5a78278db0532a"/>
        <w:rPr pt14:Unid="d8bde712665448fcb1618406c6e18ae6">
          <w:rFonts w:ascii="Roboto" w:hAnsi="Roboto" pt14:Unid="ca878698ba4f43549f4abd1a426cc140"/>
          <w:color w:val="000000" w:themeColor="text1" pt14:Unid="e23b725a9ec4438cb901498e041c3162"/>
          <w:sz w:val="22" pt14:Unid="825ba029e7f945b6befbde79717c8839"/>
          <w:szCs w:val="22" pt14:Unid="4f7d5020483f417e90267ba1efabf53d"/>
          <w:lang w:val="en-GB" pt14:Unid="1d17643fc9d249c4810ab2bbbb669df7"/>
        </w:rPr>
      </w:pPr>
      <w:r>
        <w:rPr pt14:Unid="2fe732433b894ed2b6e5c5b2e88a08d0">
          <w:rFonts w:ascii="Roboto" w:hAnsi="Roboto" pt14:Unid="77b0721a2aea47ddb2fc58c15c897e34"/>
          <w:color w:val="000000" w:themeColor="text1" pt14:Unid="2c0dfc06eec6405e9f6a27a94523846c"/>
          <w:sz w:val="22" pt14:Unid="948f8f5ecbbc4657b363a682e5559c74"/>
          <w:szCs w:val="22" pt14:Unid="b43bb42ae3ac4957bbdce9f58faabeb2"/>
          <w:lang w:val="en-GB" pt14:Unid="ee22a07ff3e34a4da9209f8c3cbabf4b"/>
        </w:rPr>
        <w:t>Finnlandhaus</w:t>
      </w:r>
    </w:p>
    <w:p pt14:Unid="c857acc291154e7dbe5026c00c079648">
      <w:pPr pt14:Unid="22134bb1a4e94253904f18fd38aa9b06">
        <w:pStyle w:val="Standard1" pt14:Unid="f515133fdda84647a78e2ffd478aa232"/>
        <w:spacing w:line="360" w:lineRule="auto" pt14:Unid="f26bd302a6cd46348994cd14f5b36786"/>
        <w:rPr pt14:Unid="b71fdd4d05d146d79cfc4b778f381030">
          <w:rFonts w:ascii="Roboto" w:hAnsi="Roboto" pt14:Unid="5a301eaa758f4daf89da9c47fb59e72d"/>
          <w:color w:val="000000" w:themeColor="text1" pt14:Unid="c3398b6a6d264efd9da485e6f9555e43"/>
          <w:sz w:val="22" pt14:Unid="ff4d951b916143248f44af40f0602d74"/>
          <w:szCs w:val="22" pt14:Unid="77b978ac682942ceaed6f340e1b4df9e"/>
          <w:lang w:val="en-GB" pt14:Unid="2fe1ae187c92441095eba456e3fb792c"/>
        </w:rPr>
      </w:pPr>
      <w:r>
        <w:rPr pt14:Unid="ee5b0b7988a446518d35e7b2d9cf3937">
          <w:rFonts w:ascii="Roboto" w:hAnsi="Roboto" pt14:Unid="be2c7d647994437495a5c0726c72d5b3"/>
          <w:color w:val="000000" w:themeColor="text1" pt14:Unid="c2052b6b332a4c0ba563b3e9be588a48"/>
          <w:sz w:val="22" pt14:Unid="22be2b3fc1694a9ca6d1a8a38d1c562e"/>
          <w:szCs w:val="22" pt14:Unid="59a1cf7e46804bc0822bf5edb8f3b7fa"/>
          <w:lang w:val="en-GB" pt14:Unid="e97c922a8e944bfa9b1960c22d0938f3"/>
        </w:rPr>
        <w:t>Esplanade 41</w:t>
      </w:r>
    </w:p>
    <w:p pt14:Unid="7bda441e837e4edfb7ae051d3dd0f85a">
      <w:pPr pt14:Unid="f711f5fb13a14fa48792a67f912122fe">
        <w:pStyle w:val="Standard1" pt14:Unid="497c0f06e9d24da698f6b75d3bb86347"/>
        <w:spacing w:line="360" w:lineRule="auto" pt14:Unid="ee19b84e8d914d7480b89c34fa2f6e8b"/>
        <w:rPr pt14:Unid="a187f72bc1514fdab4192982136e7fea">
          <w:rFonts w:ascii="Roboto" w:hAnsi="Roboto" pt14:Unid="ca2be286e6f440349b9b5f91d10fd7fa"/>
          <w:color w:val="000000" w:themeColor="text1" pt14:Unid="d9e8750c33794bcebaa37d99d0aaaa02"/>
          <w:sz w:val="22" pt14:Unid="291e29d3b94a4b61aba1e83e28c6992c"/>
          <w:szCs w:val="22" pt14:Unid="d80d4f7776c14eddb20c7e55da70a833"/>
          <w:lang w:val="en-GB" pt14:Unid="faae6c5dcae549cca975d2867188abc3"/>
        </w:rPr>
      </w:pPr>
      <w:r>
        <w:rPr pt14:Unid="d7e5f273548943809692b3da7c7670f2">
          <w:rFonts w:ascii="Roboto" w:hAnsi="Roboto" pt14:Unid="164296db8f2943a9bbd4690653f1cf46"/>
          <w:color w:val="000000" w:themeColor="text1" pt14:Unid="9d7b2e45ccea4749b70732209153c766"/>
          <w:sz w:val="22" pt14:Unid="70056ae602f1485c9905cb89c3e97a93"/>
          <w:szCs w:val="22" pt14:Unid="355fbab98bba439ebe948d35f1d54879"/>
          <w:lang w:val="en-GB" pt14:Unid="60dce69a78524bcf9411e374328e3aa7"/>
        </w:rPr>
        <w:t>20354 Hamburg</w:t>
      </w:r>
    </w:p>
    <w:p pt14:Unid="b5b0dd4afd134278bb47b73f1bff23d2">
      <w:pPr pt14:Unid="86f4f74f88994173b90f6b99440e5523">
        <w:pStyle w:val="Standard1" pt14:Unid="6138b75246e54be1be00c17e54823c26"/>
        <w:spacing w:line="360" w:lineRule="auto" pt14:Unid="03a3f9e7898145178e34d0e056a91d52"/>
        <w:rPr pt14:Unid="d1629c9b9d7a41689302f1e1894c32e6">
          <w:rFonts w:ascii="Roboto" w:hAnsi="Roboto" pt14:Unid="f4100b0c62d84719b021af5fe1b8cdb4"/>
          <w:color w:val="000000" w:themeColor="text1" pt14:Unid="e7d824f43b564b0bbf8c3b43da4126d9"/>
          <w:sz w:val="22" pt14:Unid="b817cdce2e134243b2f1c7dc292db7f3"/>
          <w:szCs w:val="22" pt14:Unid="eb7b095efc804b27bf147ee63917fb3f"/>
          <w:lang w:val="en-GB" pt14:Unid="78a0f7267cc04dabacdb9fe2a037eb5f"/>
        </w:rPr>
      </w:pPr>
    </w:p>
    <w:p pt14:Unid="a03f455a5b494013847a74220357f175">
      <w:pPr pt14:Unid="740b92032d5b4ba0b3ddc16b45a50542">
        <w:pStyle w:val="Standard1" pt14:Unid="ce938dc673994b8997ddfdcb1906ab25"/>
        <w:spacing w:line="360" w:lineRule="auto" pt14:Unid="ad2088123c8242f488ad1ce125c49160"/>
        <w:jc w:val="right" pt14:Unid="2cf1f0d5cea846aba08e35687d0ab3ad"/>
        <w:rPr pt14:Unid="71b5869cec2c4380a2e9d7d77c8ed52f">
          <w:rFonts w:ascii="Roboto" w:hAnsi="Roboto" pt14:Unid="ef068538bb6042c1a10b3ccb054f817f"/>
          <w:color w:val="000000" w:themeColor="text1" pt14:Unid="9054738a27fe419c875366876e51f215"/>
          <w:sz w:val="22" pt14:Unid="a1870ae1b3084d4d8eafc2a0315b7f8a"/>
          <w:szCs w:val="22" pt14:Unid="4f2e85b917c94abdbedf4907018c94e9"/>
          <w:lang w:val="en-GB" pt14:Unid="238c6b595517406dbd1ffc02bfd33cf0"/>
        </w:rPr>
      </w:pPr>
      <w:r>
        <w:rPr pt14:Unid="7f4c9820f29c44dcaeb566e2db4b4f31">
          <w:rFonts w:ascii="Roboto" w:hAnsi="Roboto" pt14:Unid="2ec34cae6a3643769b6b3ac8d73d29ed"/>
          <w:color w:val="000000" w:themeColor="text1" pt14:Unid="8512c291b2d84e068f1473ffe098c61e"/>
          <w:sz w:val="22" pt14:Unid="28fcc7cc69e24177932eb8de0a910148"/>
          <w:szCs w:val="22" pt14:Unid="555bc9a44b704738b238f3c5ef46f500"/>
          <w:lang w:val="en-GB" pt14:Unid="df676cc60e504c73ac48c7a1e3291dd3"/>
        </w:rPr>
        <w:t>- hereinafter „</w:t>
      </w:r>
      <w:r>
        <w:rPr pt14:Unid="52b749e6dcdf451b9b61ab24377528c4">
          <w:rFonts w:ascii="Roboto" w:hAnsi="Roboto" pt14:Unid="9922351531894c9bac183bb5f991496a"/>
          <w:b pt14:Unid="16881e2479ed40e188294124489f3226"/>
          <w:color w:val="000000" w:themeColor="text1" pt14:Unid="e2cc30bd09294892bae4eaeb426f7796"/>
          <w:sz w:val="22" pt14:Unid="de149c7b7a4544ebaaa622582b320d43"/>
          <w:szCs w:val="22" pt14:Unid="25f8a686140a4806accdbd25e0793128"/>
          <w:lang w:val="en-GB" pt14:Unid="5471aa7a84704ed3ba570f0f1d75ba23"/>
        </w:rPr>
        <w:t>Carlsquare</w:t>
      </w:r>
      <w:r>
        <w:rPr pt14:Unid="4102e6e6ad61498db9221ec4c13d4b17">
          <w:rFonts w:ascii="Roboto" w:hAnsi="Roboto" pt14:Unid="cab247b99d2640d696a56dd0ca0a6280"/>
          <w:color w:val="000000" w:themeColor="text1" pt14:Unid="45388eec4a0e4422957d6c6e32aa5b51"/>
          <w:sz w:val="22" pt14:Unid="35fd6e31a473423e9bc835c429913552"/>
          <w:szCs w:val="22" pt14:Unid="6b9a8d29e3e2411e8bd1885416ccd8b0"/>
          <w:lang w:val="en-GB" pt14:Unid="1e4e3211fd514d26a22e84343bd89c7f"/>
        </w:rPr>
        <w:t>“ -</w:t>
      </w:r>
    </w:p>
    <w:p pt14:Unid="33c1812754f34f8abc182c8085053d7b">
      <w:pPr pt14:Unid="60273975c46c45f794ed1c928f622f74">
        <w:pStyle w:val="Standard1" pt14:Unid="fa2d77a2ee744ce3aa417c8a0a94f63a"/>
        <w:spacing w:line="360" w:lineRule="auto" pt14:Unid="6e13373bb5e441aabe2fb414383288d0"/>
        <w:jc w:val="center" pt14:Unid="d98a9412c3874a2bafe08bd3da64d12f"/>
        <w:rPr pt14:Unid="9fb03d4bc7b34bea9dfcc2f5568701c4">
          <w:rFonts w:ascii="Roboto" w:hAnsi="Roboto" pt14:Unid="60c9ca65eec24939b96ff85ba6153dec"/>
          <w:b pt14:Unid="81ecf7bef2194b6f935d4d903aa22907"/>
          <w:color w:val="000000" w:themeColor="text1" pt14:Unid="9f7bd878b97e4637a94d9b1f950d3f3c"/>
          <w:sz w:val="22" pt14:Unid="cfa3993991a44d35864f1d0234e21903"/>
          <w:szCs w:val="22" pt14:Unid="fd419cade0fc48f3abe43ad0a6f33c4e"/>
          <w:u w:val="single" pt14:Unid="950561c05039467998b6f8b17845989d"/>
          <w:lang w:val="en-GB" pt14:Unid="4bcac23d96ed467ea7ce332d3e82887d"/>
        </w:rPr>
      </w:pPr>
      <w:r>
        <w:rPr pt14:Unid="f852801f81f64b30a438bf3f26795a2f">
          <w:rFonts w:ascii="Roboto" w:hAnsi="Roboto" pt14:Unid="0568ca39dc2d4d078ff7b650ce92eb8b"/>
          <w:b pt14:Unid="2553f19fc7c542299a3e79fa528be8cf"/>
          <w:color w:val="000000" w:themeColor="text1" pt14:Unid="c489154fb7434d4795ddf83e32555b51"/>
          <w:sz w:val="22" pt14:Unid="b6339d20b5a74f51bec85f4f55f07631"/>
          <w:szCs w:val="22" pt14:Unid="949103f908d64a138ae42a843e2c4256"/>
          <w:u w:val="single" pt14:Unid="e01ec91471b34895857408c79e2fbe93"/>
          <w:lang w:val="en-GB" pt14:Unid="292eea58a70a4110a2c330baed435fe0"/>
        </w:rPr>
        <w:t>Preliminary Remarks</w:t>
      </w:r>
    </w:p>
    <w:p pt14:Unid="d22a1f1e685a4e779cae6ff8255a6a44">
      <w:pPr pt14:Unid="40972aea311f4661b6e3d4919e077e1d">
        <w:pStyle w:val="Standard1" pt14:Unid="4f594ff610054ffaa95e62702108d5ce"/>
        <w:spacing w:line="360" w:lineRule="auto" pt14:Unid="776cee1062da45e693726200c2d0470c"/>
        <w:jc w:val="center" pt14:Unid="bc53e87b07e04fca9e1c63f6d1059f88"/>
        <w:rPr pt14:Unid="61b63a84ba424d0fae3e18654599b0b5">
          <w:rFonts w:ascii="Roboto" w:hAnsi="Roboto" pt14:Unid="429c49dd845946019bb144e77c4cfa0f"/>
          <w:b pt14:Unid="8659536c6322490abca4487aa445c6c8"/>
          <w:color w:val="000000" w:themeColor="text1" pt14:Unid="f2d5ba2ee4684369b2838ee12f512945"/>
          <w:sz w:val="22" pt14:Unid="0f5485787cf944c2a6270fc32a700730"/>
          <w:szCs w:val="22" pt14:Unid="66ba6dde35eb4f48803a107769d459ba"/>
          <w:u w:val="single" pt14:Unid="a8c665fa265d467cba8bc4654ece22f5"/>
          <w:lang w:val="en-GB" pt14:Unid="0de5c0517d294cf1bdff25c3016b7e50"/>
        </w:rPr>
      </w:pPr>
    </w:p>
    <w:p pt14:Unid="53ad39768a6a4df0b9f3b5c9a162d4cf">
      <w:pPr pt14:Unid="d88294d622f34bdcb95727b2be877b1c">
        <w:pStyle w:val="Standard1" pt14:Unid="21cd509753224c4dbe93abb9a465fcd2"/>
        <w:numPr pt14:Unid="d93d8bf5efd64f3b962283cf23166100">
          <w:ilvl w:val="0" pt14:Unid="c2a97e6e3c464885afc92e2b199cbaf8"/>
          <w:numId w:val="3" pt14:Unid="bc5bf484bc0f4001a2744f2b6b965b9e"/>
        </w:numPr>
        <w:spacing w:line="360" w:lineRule="auto" pt14:Unid="a4c6ad0aa0cd49c08340f25b0169dd7c"/>
        <w:ind w:left="360" pt14:Unid="4fef848b356b4bcd806dd9826fc0db06"/>
        <w:rPr pt14:Unid="c9b00fda4db34fcd9654ef05d4c0bb70">
          <w:rFonts w:ascii="Roboto" w:hAnsi="Roboto" pt14:Unid="3816768c10684ff4a8aec41661bd4b99"/>
          <w:color w:val="000000" w:themeColor="text1" pt14:Unid="7aaa1147817e48fba60c6e3d045917c2"/>
          <w:sz w:val="22" pt14:Unid="fe24e5e36f5b4794af6d0fdeb310788a"/>
          <w:szCs w:val="22" pt14:Unid="c0cd724bdbd9482fbca82b5cdc561628"/>
          <w:lang w:val="en-GB" pt14:Unid="c45fa47ba8d34c69851e2b1cc883c3f2"/>
        </w:rPr>
      </w:pPr>
      <w:r>
        <w:rPr pt14:Unid="42defb1431764bd6a1a23d4087efa76e">
          <w:rFonts w:ascii="Roboto" w:hAnsi="Roboto" pt14:Unid="f3754cc822f24792b9c0fd74bc35b603"/>
          <w:color w:val="000000" w:themeColor="text1" pt14:Unid="84ea22b756944b5d8af2b9f83c347351"/>
          <w:sz w:val="22" pt14:Unid="eeb5368f29fe4ba382e5e517eb6f4b32"/>
          <w:szCs w:val="22" pt14:Unid="b9c4bfd3b8be443c8281e2710d51efa2"/>
          <w:lang w:val="en-GB" pt14:Unid="df84372faa8f468290c204953fa885da"/>
        </w:rPr>
        <w:t>Carlsquare is exclusively commissioned to represent a workspace equipment-as-a-service  provider focused on office furniture and electronic devices (hereinafter the "</w:t>
      </w:r>
      <w:r>
        <w:rPr pt14:Unid="f0d75a61c4ff4e0d80c8dad4a2ab71f5">
          <w:rFonts w:ascii="Roboto" w:hAnsi="Roboto" pt14:Unid="e339b38a84cc4860988a7211f0273baf"/>
          <w:b pt14:Unid="93a6a6e433744009826ff8f272dbd2d8"/>
          <w:color w:val="000000" w:themeColor="text1" pt14:Unid="e46ed453af434731a49b457ba969f8af"/>
          <w:sz w:val="22" pt14:Unid="6b8764b316664cae95255f10892d4285"/>
          <w:szCs w:val="22" pt14:Unid="b956ff5e66a4473d9a9960c52eb1a9d9"/>
          <w:lang w:val="en-GB" pt14:Unid="ca8211b33e9945b1b4f4cadab54119b7"/>
        </w:rPr>
        <w:t>Target</w:t>
      </w:r>
      <w:r>
        <w:rPr pt14:Unid="2413547e566747d48d12de5a377ec4b4">
          <w:rFonts w:ascii="Roboto" w:hAnsi="Roboto" pt14:Unid="c207df05daff45e48228000d0707a39d"/>
          <w:color w:val="000000" w:themeColor="text1" pt14:Unid="0301ff0c183b4a82b1a6cc6edd355b50"/>
          <w:sz w:val="22" pt14:Unid="98dff7c0171946649c2182e313ac9061"/>
          <w:szCs w:val="22" pt14:Unid="30b3bbefd888491fabbe13e2ba274749"/>
          <w:lang w:val="en-GB" pt14:Unid="48f30a915ebd4ca2b23b070f3d013a35"/>
        </w:rPr>
        <w:t>") and its shareholders (hereinafter the “</w:t>
      </w:r>
      <w:r>
        <w:rPr pt14:Unid="ed6336d7627642908c5a87ab54564fb1">
          <w:rFonts w:ascii="Roboto" w:hAnsi="Roboto" pt14:Unid="7b1195ce16bc4ffbace35d1d7d02a80d"/>
          <w:b pt14:Unid="9ba379e03173471cb39b702615e7e5c4"/>
          <w:bCs pt14:Unid="a5f71ec804f44f17a2bc89bcb87f9e42"/>
          <w:color w:val="000000" w:themeColor="text1" pt14:Unid="8c085a47049844ec98b48ed58df657c3"/>
          <w:sz w:val="22" pt14:Unid="3af8d414f59a4c66a4c6cd2736231819"/>
          <w:szCs w:val="22" pt14:Unid="d221cd58b61a46989e55c99cf3dd2324"/>
          <w:lang w:val="en-GB" pt14:Unid="e93b5f2781d246ae8240334cbfa4a113"/>
        </w:rPr>
        <w:t>Sellers</w:t>
      </w:r>
      <w:r>
        <w:rPr pt14:Unid="97a2d4f40e64441685cb0c598ec934b1">
          <w:rFonts w:ascii="Roboto" w:hAnsi="Roboto" pt14:Unid="63e80d8db9bf4efdadb8dcc18319cab6"/>
          <w:color w:val="000000" w:themeColor="text1" pt14:Unid="7832616384e645a6b1598a7f2a05b0fc"/>
          <w:sz w:val="22" pt14:Unid="184f3c15a72142b4925d1ca634139ad5"/>
          <w:szCs w:val="22" pt14:Unid="69078f447eac411595656ed68c6af0ca"/>
          <w:lang w:val="en-GB" pt14:Unid="d820ed1b96d647118d7ac8d26bb52765"/>
        </w:rPr>
        <w:t>”) with respect to its planned sale of all or part of the Company (hereinafter the "</w:t>
      </w:r>
      <w:r>
        <w:rPr pt14:Unid="5c17ea6a83f84f24b8313a097273796b">
          <w:rFonts w:ascii="Roboto" w:hAnsi="Roboto" pt14:Unid="2ae8319f189340fda4e58aac07b1c3d3"/>
          <w:b pt14:Unid="2258437972944666b049ffa5d2202ff6"/>
          <w:color w:val="000000" w:themeColor="text1" pt14:Unid="f6a6188c70384d08828b0d1219e6955f"/>
          <w:sz w:val="22" pt14:Unid="774492bd094845f5adb6536c771e5bbf"/>
          <w:szCs w:val="22" pt14:Unid="e5bbed298eb1474d8f23917e938457fc"/>
          <w:lang w:val="en-GB" pt14:Unid="4809ebbc5def41f99ca065587a1db7a2"/>
        </w:rPr>
        <w:t>Planned Transaction").</w:t>
      </w:r>
    </w:p>
    <w:p pt14:Unid="e8e1ddd874c74e91a3d10547bee2190a">
      <w:pPr pt14:Unid="c64c2c0b0e1a4b86a624ce74582c0011">
        <w:pStyle w:val="Standard1" pt14:Unid="d75fac0bd5ed4eedafa47f003c81ec5c"/>
        <w:spacing w:line="360" w:lineRule="auto" pt14:Unid="9d8dcb0a9c9540dfb892cdc1e4506090"/>
        <w:ind w:left="360" pt14:Unid="7d4b1ed3492745f8816b1c5098e6f026"/>
        <w:rPr pt14:Unid="63c5907b144a40ecb79a38720a46797a">
          <w:rFonts w:ascii="Roboto" w:hAnsi="Roboto" pt14:Unid="57e7307758a840abab51044ab4c9a812"/>
          <w:color w:val="000000" w:themeColor="text1" pt14:Unid="c1b8b15c40db4a59a3113c1117d5af00"/>
          <w:sz w:val="22" pt14:Unid="e770a129769a479dbdc496bb0aa69094"/>
          <w:szCs w:val="22" pt14:Unid="7afc7ea6112a4910afac50bb976a085f"/>
          <w:lang w:val="en-GB" pt14:Unid="3889d028e09e4856836eea172f307b57"/>
        </w:rPr>
      </w:pPr>
    </w:p>
    <w:p pt14:Unid="43463f41de86406fa4752b50b0d13cea">
      <w:pPr pt14:Unid="85317102f2e74bd79022006bb02dadd1">
        <w:pStyle w:val="Standard1" pt14:Unid="375536149578405f885237e68eb92dec"/>
        <w:numPr pt14:Unid="455ca1fcd1384dc8ac4e55113e940279">
          <w:ilvl w:val="0" pt14:Unid="fb9049b1a7224cdfb1f12eb954b63605"/>
          <w:numId w:val="3" pt14:Unid="a3bcd22054fc437697246de5ffb957f6"/>
        </w:numPr>
        <w:spacing w:line="360" w:lineRule="auto" pt14:Unid="6cd0d3a8dc944f86a7ebfbacd2982a35"/>
        <w:ind w:left="360" pt14:Unid="89490c43dfca4372ac27086d3a7beb9a"/>
        <w:rPr pt14:Unid="5590144a4d6e49e5ac068b7b0518e1da">
          <w:rFonts w:ascii="Roboto" w:hAnsi="Roboto" pt14:Unid="a4b6fd4eac6141c8bd7825f430d0fc20"/>
          <w:color w:val="000000" w:themeColor="text1" pt14:Unid="80c601ec24a149deb7e3ffeeb22ecb08"/>
          <w:sz w:val="22" pt14:Unid="294c482329734a0eb3481760a7d0d36c"/>
          <w:szCs w:val="22" pt14:Unid="9f0a0e9886424dfa9e4ae837a4e28a65"/>
          <w:lang w:val="en-GB" pt14:Unid="e5c7d3ff454841bdb678fe4f28b41d75"/>
        </w:rPr>
      </w:pPr>
      <w:r>
        <w:rPr pt14:Unid="d46bbf54e82a4c31b6ee041c4566c2fd">
          <w:rFonts w:ascii="Roboto" w:hAnsi="Roboto" pt14:Unid="a98051595e8c4a8a91ba79e84a0a0c11"/>
          <w:color w:val="000000" w:themeColor="text1" pt14:Unid="8f75f859b2e64da891750778fefc77e3"/>
          <w:sz w:val="22" pt14:Unid="7ec7793568e64ffbafdae32bcb05e7a5"/>
          <w:szCs w:val="22" pt14:Unid="0790d221c46b44d7909baa8c9a644f1b"/>
          <w:lang w:val="en-GB" pt14:Unid="63290d3ec76b454d863a5cd682e80ad9"/>
        </w:rPr>
        <w:t>For the purposes of the Planned Transaction, Carlsquare has received confidential information (as defined in § 1 below) about the Target to provide this Confidential Information to potentially interested Investors who wish to invest in the Target by means of the Planned Transaction.</w:t>
      </w:r>
    </w:p>
    <w:p pt14:Unid="1f3794d278054b568c2276b9a428ee2e">
      <w:pPr pt14:Unid="52243d706c1b4342b5b4ffae12d56a81">
        <w:pStyle w:val="ListParagraph" pt14:Unid="908c8570e8b84addb9a5eba8c32d65f2"/>
        <w:rPr pt14:Unid="12107697548b4d699f82130ba0768d86">
          <w:rFonts w:ascii="Roboto" w:hAnsi="Roboto" w:cs="Arial" pt14:Unid="6b4091850c264d8688900393c9377504"/>
          <w:color w:val="000000" w:themeColor="text1" pt14:Unid="96a7ba3ab39844ca8bf426297d322a16"/>
          <w:lang w:val="en-GB" pt14:Unid="bbc512028c9a47f2bf017d512121e060"/>
        </w:rPr>
      </w:pPr>
    </w:p>
    <w:p pt14:Unid="94dbfc7e9f264a0fa2f1b1108ece82b7">
      <w:pPr pt14:Unid="b181724f9b4c400fbe19bf6e783190e8">
        <w:pStyle w:val="Standard1" pt14:Unid="970060d2b299444abcd4e3984bc078c6"/>
        <w:numPr pt14:Unid="75b27951246a4991af1a22b14f284de0">
          <w:ilvl w:val="0" pt14:Unid="2ad7364f68844e48af2c05ab371d8e7a"/>
          <w:numId w:val="3" pt14:Unid="37a6c031541d49d68060bd0a6de0009c"/>
        </w:numPr>
        <w:spacing w:line="360" w:lineRule="auto" pt14:Unid="c7651584ce224d7d91a1cb3838a56627"/>
        <w:ind w:left="360" pt14:Unid="92084ab45cf34abdb85429fcfd642c0c"/>
        <w:rPr pt14:Unid="2b8202239b48487a8e3360f4036944c5">
          <w:rFonts w:ascii="Roboto" w:hAnsi="Roboto" pt14:Unid="5f5cfd5645ff45e39745363177c1f322"/>
          <w:color w:val="000000" w:themeColor="text1" pt14:Unid="de8aeeeec98e4a04994742904c93da3f"/>
          <w:sz w:val="22" pt14:Unid="c1ef802450d54d7f9eb3492a279609e4"/>
          <w:szCs w:val="22" pt14:Unid="b2675b9ea76f4e70b49d9bcf0379855b"/>
          <w:lang w:val="en-GB" pt14:Unid="c99f72dc615f400b81a7f8c1cd4c3978"/>
        </w:rPr>
      </w:pPr>
      <w:r>
        <w:rPr pt14:Unid="7de1823a334e43c9a0fb69ac0385f673">
          <w:rFonts w:ascii="Roboto" w:hAnsi="Roboto" pt14:Unid="958065c5bdfd44a8b53228afdb8242bc"/>
          <w:color w:val="000000" w:themeColor="text1" pt14:Unid="4bc77fbc1c8449cc9705705fbb2ffa99"/>
          <w:sz w:val="22" pt14:Unid="97779172955442b59cff5f01babc44ea"/>
          <w:szCs w:val="22" pt14:Unid="889e4bc02f0e487a8136cddfcee101ac"/>
          <w:lang w:val="en-GB" pt14:Unid="bf2fe37ac7d74eaab897ae8afb8461c3"/>
        </w:rPr>
        <w:t>The Interested Party is interested in the Target and Planned Transaction and shall receive Confidential Information from Carlsquare to determine if and under which conditions the Interested Party intends to invest in the Target by means of the Planned Transaction.</w:t>
      </w:r>
    </w:p>
    <w:p pt14:Unid="9c8561be816b4fbca0ec770fccee938f">
      <w:pPr pt14:Unid="7c2a6f194bbd4a15993bbab09f33cb73">
        <w:pStyle w:val="ListParagraph" pt14:Unid="d979f6944b77483b9652a4da36e8680f"/>
        <w:rPr pt14:Unid="3740476e25784806b1f8a7272bb9bb44">
          <w:rFonts w:ascii="Roboto" w:hAnsi="Roboto" w:cs="Arial" pt14:Unid="d3f5efbfad7a49d98128768dc2d274eb"/>
          <w:color w:val="000000" w:themeColor="text1" pt14:Unid="98247f90e7ec4a8f9f2a543879773445"/>
          <w:lang w:val="en-GB" pt14:Unid="29985ed81f09453f8fd4557b8f32f11f"/>
        </w:rPr>
      </w:pPr>
    </w:p>
    <w:p pt14:Unid="6f09bc18fc794f93a38b80cac26b6551">
      <w:pPr pt14:Unid="80a02f2832fa42fd86f087b52de5faeb">
        <w:pStyle w:val="Standard1" pt14:Unid="7ed0340b38da4d3ea01fd110e9dc0b38"/>
        <w:numPr pt14:Unid="5f803f310a9449c8b0258de345797661">
          <w:ilvl w:val="0" pt14:Unid="2c9ae72d0ef8404196105764f6c56af6"/>
          <w:numId w:val="3" pt14:Unid="2b37e39cf02b4894abd99b3bc2fe119b"/>
        </w:numPr>
        <w:spacing w:line="360" w:lineRule="auto" pt14:Unid="0fcf1fcb10b2425ea20bb283ec98ba7a"/>
        <w:ind w:left="360" pt14:Unid="13a70e28ee284b77a3e25d73f30c9827"/>
        <w:rPr pt14:Unid="893f16cf52ad44c4835df118df9d8815">
          <w:rFonts w:ascii="Roboto" w:hAnsi="Roboto" pt14:Unid="aea07972ed17434d98f5a3717fed8669"/>
          <w:color w:val="000000" w:themeColor="text1" pt14:Unid="3209042086e64794a8057eb88343345c"/>
          <w:sz w:val="22" pt14:Unid="feaf392cb79c4706a1c92665055a9b21"/>
          <w:szCs w:val="22" pt14:Unid="eb8ee42b6d714f36ae62dfad869d2d03"/>
          <w:lang w:val="en-GB" pt14:Unid="c9722b3533c94922afd3d4884fb8cfad"/>
        </w:rPr>
      </w:pPr>
      <w:r>
        <w:rPr pt14:Unid="7998f40ff8b34afbbccabeaa3bf7e83b">
          <w:rFonts w:ascii="Roboto" w:hAnsi="Roboto" pt14:Unid="ade05e28b4e544639ba67a9c692e3412"/>
          <w:color w:val="000000" w:themeColor="text1" pt14:Unid="2ffa5a545fc34d75997a57827930f9b0"/>
          <w:sz w:val="22" pt14:Unid="1cd285d25df6409ea1ab7daaeb67c470"/>
          <w:szCs w:val="22" pt14:Unid="2354056cf8854fc08ec276aeb2044922"/>
          <w:lang w:val="en-GB" pt14:Unid="82f89aee6b2344f7be2f1be5008d1796"/>
        </w:rPr>
        <w:t>The Interested Party’s handling of this Confidential Information shall be governed by this Confidentiality Agreement. The Interested Party and Carlsquare agree that the Target’s Confidential Information must be protected. This being said, the parties agree as follows:</w:t>
      </w:r>
    </w:p>
    <w:p pt14:Unid="0bc899d451b141859a7c90831e76ce49">
      <w:pPr pt14:Unid="e65b0a02de0b4b7a85664d111044528f">
        <w:pStyle w:val="Standard1" pt14:Unid="7ac9ec2bd41749eeac893a24e4928c15"/>
        <w:keepNext pt14:Unid="e81636d3e2ac4c04ab0ae32ff37938dd"/>
        <w:spacing w:line="360" w:lineRule="auto" pt14:Unid="56815ef8068c4c5b9bd5644800cffd8d"/>
        <w:jc w:val="center" pt14:Unid="af8d01e8fa42436993eb3572794d0d3c"/>
        <w:rPr pt14:Unid="a75f0827c37d41fe9fe405fbb6a6db9c">
          <w:rFonts w:ascii="Roboto" w:hAnsi="Roboto" pt14:Unid="6578054bf20f47f09f92c86519f2eac8"/>
          <w:b pt14:Unid="1b3863ef22f84445998135b8af3b262e"/>
          <w:color w:val="000000" w:themeColor="text1" pt14:Unid="f8ff794151cb420e9fa6d0a4b1d8cb44"/>
          <w:sz w:val="22" pt14:Unid="73355bbbcacd4f9cbaa42556c9a120a8"/>
          <w:szCs w:val="22" pt14:Unid="4a2fd3bb116e47cd88807cbe43eddf5b"/>
          <w:lang w:val="en-GB" pt14:Unid="b7a5d82c33704915abac1df8ba500dd2"/>
        </w:rPr>
      </w:pPr>
    </w:p>
    <w:p pt14:Unid="17d23acebf0043ccb66eb4f17fe81ab2">
      <w:pPr pt14:Unid="516c945e4aef42d2a6a514729afa6250">
        <w:pStyle w:val="Standard1" pt14:Unid="8966c6b66d8045a7adaf48bcef73ab87"/>
        <w:keepNext pt14:Unid="71c624102b794d258561f4c9fa3c891a"/>
        <w:spacing w:line="360" w:lineRule="auto" pt14:Unid="4f71ffc3c501476ba26b9540586df91b"/>
        <w:jc w:val="center" pt14:Unid="d2e7b9569b9448de8df48f0d5e3f6701"/>
        <w:rPr pt14:Unid="d121da9e4552474ea62e987f65ab38f4">
          <w:rFonts w:ascii="Roboto" w:hAnsi="Roboto" pt14:Unid="b2020d0bbedd4bc1bf5b99bc10abca6c"/>
          <w:b pt14:Unid="0e08620cdc3a497fb9fc760dbf52530c"/>
          <w:color w:val="000000" w:themeColor="text1" pt14:Unid="432dc5a109474cbbaa6996080b671fc7"/>
          <w:sz w:val="22" pt14:Unid="48bd9989183b415a8e95b908b34f79b7"/>
          <w:szCs w:val="22" pt14:Unid="c11ad7b921aa4a51852081ef07d2e2af"/>
          <w:u w:val="single" pt14:Unid="9c4a031d2c774e9284d642fbd06b2425"/>
          <w:lang w:val="en-GB" pt14:Unid="cd02013159be4f04ac5da77e33f48770"/>
        </w:rPr>
      </w:pPr>
      <w:r>
        <w:rPr pt14:Unid="14fb402b626f401684818fd2635f4cec">
          <w:rFonts w:ascii="Roboto" w:hAnsi="Roboto" pt14:Unid="d81aa3a854fc4b82918e1f74ada5d8ec"/>
          <w:b pt14:Unid="6c1361447bef4d74a5726aba2be92420"/>
          <w:color w:val="000000" w:themeColor="text1" pt14:Unid="e14ddc85e640462c9487ef591fd58a2d"/>
          <w:sz w:val="22" pt14:Unid="a86b462c626d4ac9be9418b7d213c8c2"/>
          <w:szCs w:val="22" pt14:Unid="c1227cc3600d42b9891f864c21f386f5"/>
          <w:lang w:val="en-GB" pt14:Unid="169dacca40f8458484d2c9332588b161"/>
        </w:rPr>
        <w:t>§ 1</w:t>
      </w:r>
      <w:r>
        <w:rPr pt14:Unid="6f92ddae809e42bca7a022e0a51b9991">
          <w:rFonts w:ascii="Roboto" w:hAnsi="Roboto" pt14:Unid="605e662e94554d069976905d46ac7690"/>
          <w:b pt14:Unid="56730165f7b1415894d5aac4f5f105c2"/>
          <w:color w:val="000000" w:themeColor="text1" pt14:Unid="f9860fc3e50c4b02ba7fc7f3514437ab"/>
          <w:sz w:val="22" pt14:Unid="a08d07cd38ac4b34bc83a42a505667a6"/>
          <w:szCs w:val="22" pt14:Unid="6ba4de45b0fa4ce0b913c41f1782be82"/>
          <w:lang w:val="en-GB" pt14:Unid="5ac3d6333ccd452c81d3e93b5d41e845"/>
        </w:rPr>
        <w:br pt14:Unid="e97d887b135c49e8b18395d383fd0286"/>
      </w:r>
      <w:r>
        <w:rPr pt14:Unid="6cda261624fe4c8dae0c112ecce62621">
          <w:rFonts w:ascii="Roboto" w:hAnsi="Roboto" pt14:Unid="166ca35032af4522b34c31bd18a2c86d"/>
          <w:b pt14:Unid="18cc2bb9208b46098e50c23382bd01cb"/>
          <w:color w:val="000000" w:themeColor="text1" pt14:Unid="39fce72478904ad680f790fd24a51369"/>
          <w:sz w:val="22" pt14:Unid="c116667bec934e98b3ad7e1a778700dc"/>
          <w:szCs w:val="22" pt14:Unid="0ad3f246d0994e6daf9c8ef582eced4a"/>
          <w:u w:val="single" pt14:Unid="da8094488aaf494cabda34ef085fe167"/>
          <w:lang w:val="en-GB" pt14:Unid="e904b88c50814d209caa35d11809a969"/>
        </w:rPr>
        <w:t>Confidential Information</w:t>
      </w:r>
    </w:p>
    <w:p pt14:Unid="ce9897837a6340438d3c58f062d47396">
      <w:pPr pt14:Unid="ff3c2c0179a14ee59bd0a7bcc3334b01">
        <w:pStyle w:val="Standard1" pt14:Unid="02696cc49fdb4ccaa6c27795bd3b01df"/>
        <w:keepNext pt14:Unid="4d804a9ec82147bba8f6bd3b9cab1983"/>
        <w:spacing w:line="360" w:lineRule="auto" pt14:Unid="4d89259aa378480099ab1d597ee19729"/>
        <w:rPr pt14:Unid="93bdb875ef5c471aa10c567e598996b4">
          <w:rFonts w:ascii="Roboto" w:hAnsi="Roboto" pt14:Unid="61ac5ab6e8c144c595cccc40806d581d"/>
          <w:color w:val="000000" w:themeColor="text1" pt14:Unid="fa5f03b5696c45a39a336b5e46eb0904"/>
          <w:sz w:val="22" pt14:Unid="6f76f93282304198a4174510a11e5fd0"/>
          <w:szCs w:val="22" pt14:Unid="2e1dd2698334450e9326405a1133aa71"/>
          <w:vertAlign w:val="superscript" pt14:Unid="7d4d02d532324b098492c66464050ed4"/>
          <w:lang w:val="en-GB" pt14:Unid="d7be4e0e03604490b820455e426f2d04"/>
        </w:rPr>
      </w:pPr>
    </w:p>
    <w:p pt14:Unid="768389d44fbd459d9e3b76a65d645848">
      <w:pPr pt14:Unid="5acded6dbe6943aeacb08a22b3b52508">
        <w:pStyle w:val="Standard1" pt14:Unid="f22c86183221416e88318ecaba91ebaf"/>
        <w:keepNext pt14:Unid="051a533bbeb44321a3c590190644a536"/>
        <w:tabs pt14:Unid="d5c5a48f65094a48a1c579fb2c0a26cf">
          <w:tab w:val="left" w:pos="720" pt14:Unid="8f8f09b00689419fb09fb93c9f75f3d8"/>
        </w:tabs>
        <w:spacing w:line="360" w:lineRule="auto" pt14:Unid="68659ec3880f42bea2282d2a7d4c8628"/>
        <w:ind w:left="720" w:hanging="720" pt14:Unid="687d3c77a7c5453d8c89670d8220e3fb"/>
        <w:rPr pt14:Unid="4e1e28fe61b44fe4833508f3002caa48">
          <w:rFonts w:ascii="Roboto" w:hAnsi="Roboto" pt14:Unid="941a82719e084166916e0dd076706c5c"/>
          <w:color w:val="auto" pt14:Unid="ad4863a70d6e4cca8ee4bdffd70685c1"/>
          <w:sz w:val="22" pt14:Unid="f1c9675fff9e4df5b483bbb3b51a8195"/>
          <w:szCs w:val="22" pt14:Unid="1f08747886944840a854bd24f43e01d8"/>
          <w:lang w:val="en-GB" pt14:Unid="8d945981a97043009c676a29259a9ac2"/>
        </w:rPr>
      </w:pPr>
      <w:r>
        <w:rPr pt14:Unid="706bb01a1e8542afb6021ffa14106d77">
          <w:rFonts w:ascii="Roboto" w:hAnsi="Roboto" pt14:Unid="15898246f7f74c3d9271fbc1128fc755"/>
          <w:color w:val="000000" w:themeColor="text1" pt14:Unid="63e225ba0c4f43b885614507bcfe1cd2"/>
          <w:sz w:val="22" pt14:Unid="22cec101e4e3426bb862ac4c6a932704"/>
          <w:szCs w:val="22" pt14:Unid="f579385e895c40d8a044d4805816f43e"/>
          <w:lang w:val="en-GB" pt14:Unid="ccb1719c65714392b0026033a9d42182"/>
        </w:rPr>
        <w:t>1.1</w:t>
      </w:r>
      <w:r>
        <w:rPr pt14:Unid="66e80a1905b346ac8affddbefad2b6f5">
          <w:rFonts w:ascii="Roboto" w:hAnsi="Roboto" pt14:Unid="d242ba0b6f344626a5c659980888268b"/>
          <w:color w:val="000000" w:themeColor="text1" pt14:Unid="4bfad250bb274e4ba513f129a3a88bc0"/>
          <w:sz w:val="22" pt14:Unid="566474c3d49844568016365e9907bc7f"/>
          <w:szCs w:val="22" pt14:Unid="4b48afe362044b17bd6046c56e8256cd"/>
          <w:lang w:val="en-GB" pt14:Unid="35c29d66effa4484acb300626de677fe"/>
        </w:rPr>
        <w:tab pt14:Unid="1477dba9759a4c1cbc3161fa97e89f51"/>
      </w:r>
      <w:r>
        <w:rPr pt14:Unid="e1eaffcde105437c966910002819b07d">
          <w:rFonts w:ascii="Roboto" w:hAnsi="Roboto" pt14:Unid="eb89dca217a6446e9e46057a45357eae"/>
          <w:color w:val="auto" pt14:Unid="b3802802d0134e19bc9f8ecd51d02ae6"/>
          <w:sz w:val="22" pt14:Unid="f07ed6bcab8c4ba982b27eb88b527eaf"/>
          <w:szCs w:val="22" pt14:Unid="37f9a9b0a1694baba75fa912b9256900"/>
          <w:lang w:val="en-GB" pt14:Unid="dca28bea902a4bfeba55e3d57af7ad5b"/>
        </w:rPr>
        <w:t>For the purposes of this Confidentiality Agreement, "</w:t>
      </w:r>
      <w:r>
        <w:rPr pt14:Unid="0eedc32a7f9140c6ad537dc8c16a9174">
          <w:rFonts w:ascii="Roboto" w:hAnsi="Roboto" pt14:Unid="81d2504e84ff4c798545de323530015b"/>
          <w:b pt14:Unid="303360a6425e4f4da9e88353f8c48e6c"/>
          <w:color w:val="auto" pt14:Unid="de3a7117cadd4aafa99477ecf0c60fb1"/>
          <w:sz w:val="22" pt14:Unid="57b521bd9a7d4c33bac8096985294c0d"/>
          <w:szCs w:val="22" pt14:Unid="9f8ce83e2fa04d9889045bf49f2e9f4a"/>
          <w:lang w:val="en-GB" pt14:Unid="218cd1982c4544c391ca4a1d3739231e"/>
        </w:rPr>
        <w:t>Confidential Information</w:t>
      </w:r>
      <w:r>
        <w:rPr pt14:Unid="6970daa1cfe04907bad9458d32465eeb">
          <w:rFonts w:ascii="Roboto" w:hAnsi="Roboto" pt14:Unid="3ed1f4e899de492b9df6cec9f0ac94b1"/>
          <w:color w:val="auto" pt14:Unid="618ec27d802e4e8682516960578c4147"/>
          <w:sz w:val="22" pt14:Unid="603098540cf641578fc44ce2634673c1"/>
          <w:szCs w:val="22" pt14:Unid="c1ffd4955ab646f796539a93e5c7cd8d"/>
          <w:lang w:val="en-GB" pt14:Unid="acc179307ad74ac880fdeba46a3d23c2"/>
        </w:rPr>
        <w:t>", is all information, notes, analyses, compilations, studies, documents, presentations, teasers, know-how or other documents of any kind (either transmitted verbally, in writing, electronically or in any other way) referring to the Target, the Sellers or companies affiliated with them as defined in § 15 of the German Stock Corporation Act (AktG) and/or referring to the Planned Transaction made available or otherwise disclosed to the Interested Party by authorized intermediaries of Carlsquare or the Target, or the Sellers or other third parties or will still be made available. Confidential Information in the context of § 1 of this agreement is also the fact that (i) the Target and the Sellers are considering the Planned Transaction, (ii) the Interested Party has received Confidential Information, (iii) the Interested Party is interested in the Planned Transaction, and (iv) negotiations regarding the Planned Transaction take place.</w:t>
      </w:r>
    </w:p>
    <w:p pt14:Unid="08b4a50f258b45e1bd5ecb8227beb867">
      <w:pPr pt14:Unid="2e6f5ec400bc440496b310d9f11c9937">
        <w:pStyle w:val="Standard1" pt14:Unid="2423e768b04c4690941d479bd7deb6db"/>
        <w:tabs pt14:Unid="3a0b977c65f2462bb711276c4f2bf45f">
          <w:tab w:val="left" w:pos="1260" pt14:Unid="a6a0ec414d1d41c194936f3c7feb9f04"/>
        </w:tabs>
        <w:spacing w:line="360" w:lineRule="auto" pt14:Unid="d34e9581edc9445790caaeaddbba62b3"/>
        <w:ind w:left="1260" w:hanging="540" pt14:Unid="0e290bbd19ca4922889a4082f539f7c0"/>
        <w:rPr pt14:Unid="e7d04177c5f04b20bb1b5b7b091006e2">
          <w:rFonts w:ascii="Roboto" w:hAnsi="Roboto" pt14:Unid="3478d968a57b494d8ebc8092ddd7625a"/>
          <w:color w:val="000000" w:themeColor="text1" pt14:Unid="521635ebed814be48781460c9de2cbe4"/>
          <w:sz w:val="22" pt14:Unid="797ded0fd4f648b882ec187e6eebba59"/>
          <w:szCs w:val="22" pt14:Unid="1df99b04d9224172933e4021438d5bf5"/>
          <w:lang w:val="en-GB" pt14:Unid="ec6b223bce834f3dae34808368aea94c"/>
        </w:rPr>
      </w:pPr>
    </w:p>
    <w:p pt14:Unid="5f03e4624e0045b9aa035927a69b545e">
      <w:pPr pt14:Unid="a390d7510e6d4fb9bf575c33a24dc9c3">
        <w:pStyle w:val="Standard1" pt14:Unid="e38060cef6c046f3926fa069c9a4bc0d"/>
        <w:tabs pt14:Unid="31b80f59c5924db38a217b76b187ab3a">
          <w:tab w:val="left" w:pos="720" pt14:Unid="c8989267201f47e1acbaecccb1bd089d"/>
          <w:tab w:val="left" w:pos="3659" pt14:Unid="ccdc63a8574948518b3d35f283e5f987"/>
        </w:tabs>
        <w:spacing w:line="360" w:lineRule="auto" pt14:Unid="fb4aa029024345189c627a681caadd4d"/>
        <w:ind w:left="720" w:right="175" w:hanging="720" pt14:Unid="89b5b0ac810948a0ad900e6e3cf167f2"/>
        <w:jc w:val="left" pt14:Unid="9af9f149bbc14398ad07272d629436e0"/>
        <w:rPr pt14:Unid="37af781b22284efc914bf937ccf683fe">
          <w:rFonts w:ascii="Roboto" w:hAnsi="Roboto" pt14:Unid="d1d132a114b74040929d4616b3c9f968"/>
          <w:color w:val="000000" w:themeColor="text1" pt14:Unid="edeb00490abc4303914a02c03aaff34d"/>
          <w:sz w:val="22" pt14:Unid="d648d9374c3b45788f36598290bc3092"/>
          <w:szCs w:val="22" pt14:Unid="1c318c58b6274816a9a7cad6de45b69c"/>
          <w:lang w:val="en-US" pt14:Unid="b25be7167ca646519d2425b753a29356"/>
        </w:rPr>
      </w:pPr>
      <w:r>
        <w:rPr pt14:Unid="bcb82e3e61de48e79beec62d28127356">
          <w:rFonts w:ascii="Roboto" w:hAnsi="Roboto" pt14:Unid="210a169cd1bb419a90cf59849f8691f3"/>
          <w:color w:val="000000" w:themeColor="text1" pt14:Unid="b31b22a40d3d40b58d8f9aa1d570314f"/>
          <w:sz w:val="22" pt14:Unid="ccd6265e135d4d4ba566edf4bbcc4d08"/>
          <w:szCs w:val="22" pt14:Unid="306e810303774784ae384e5852b76d36"/>
          <w:lang w:val="en-US" pt14:Unid="45407ec1d230480da86dc40c27c731e6"/>
        </w:rPr>
        <w:t>1.2</w:t>
      </w:r>
      <w:r>
        <w:rPr pt14:Unid="fed65aa650894f5c8ecf8032cd9b4857">
          <w:rFonts w:ascii="Roboto" w:hAnsi="Roboto" pt14:Unid="6d7fb3f56c354b499c6791c7ece3f77a"/>
          <w:color w:val="000000" w:themeColor="text1" pt14:Unid="bf2adc3c5eb54d909d78690fda49c5b1"/>
          <w:sz w:val="22" pt14:Unid="4e0c5b546c3f42d58a1a6179e21f2950"/>
          <w:szCs w:val="22" pt14:Unid="d2c5646d48404f3d99cb228ae654f10d"/>
          <w:lang w:val="en-US" pt14:Unid="63a5155e9e4845d9a2a6d5737414aea3"/>
        </w:rPr>
        <w:tab pt14:Unid="ed8bfbcaa24642e894ff7af310387e90"/>
      </w:r>
      <w:r>
        <w:rPr pt14:Unid="5495875a0fd8499293d194887b572c41">
          <w:rFonts w:ascii="Roboto" w:hAnsi="Roboto" pt14:Unid="f2712db6b24644ef8ddf9c3ccc575170"/>
          <w:color w:val="000000" w:themeColor="text1" pt14:Unid="5e7db54f67c049f5a7a69aabc296c25f"/>
          <w:sz w:val="22" pt14:Unid="97711849921c47b7b3148b4a43d59368"/>
          <w:szCs w:val="22" pt14:Unid="0e303deadb874ba3a1dfc18e8043f8d3"/>
          <w:lang w:val="en-US" pt14:Unid="927ae1e58dc2448da90294ef9bd56bb7"/>
        </w:rPr>
        <w:t xml:space="preserve">Non-confidential information in this sense is information, </w:t>
      </w:r>
    </w:p>
    <w:p pt14:Unid="af13e39ae7c84cb8b6468ca884559e93">
      <w:pPr pt14:Unid="9983d7eb8dee4e85ab74cd7cc882d86c">
        <w:pStyle w:val="Standard1" pt14:Unid="503c011f6a014887a82fd9657f8f67c5"/>
        <w:tabs pt14:Unid="caf87fb2062d4325a04d546bfe46e7f0">
          <w:tab w:val="left" w:pos="720" pt14:Unid="ad9a079fd3e540f4a42672bd9282efee"/>
          <w:tab w:val="left" w:pos="3659" pt14:Unid="3dac22fc14154d1d9585fd184995e6d3"/>
        </w:tabs>
        <w:spacing w:line="360" w:lineRule="auto" pt14:Unid="702b5e87d581447a9b761bd8db40f7b3"/>
        <w:ind w:left="720" w:right="175" w:hanging="720" pt14:Unid="34d935622a484b5e961ac3f11ab8eebc"/>
        <w:jc w:val="left" pt14:Unid="57781f9d957b4224b133230c90307fdb"/>
        <w:rPr pt14:Unid="b8fb3df6c5354476a3e881541c5133f8">
          <w:rFonts w:ascii="Roboto" w:hAnsi="Roboto" pt14:Unid="578bd39567fb4e5fbf7b7ac69dc54a8d"/>
          <w:color w:val="000000" w:themeColor="text1" pt14:Unid="645d15b955064522a55dd2a1aad0fe59"/>
          <w:sz w:val="22" pt14:Unid="a5ff0863b19b4cb29cdf89477a0154f2"/>
          <w:szCs w:val="22" pt14:Unid="25e2c8d4e9d6485086a23fb01fc2dec5"/>
          <w:lang w:val="en-US" pt14:Unid="3bdcb44a9e424a8481e0bdb0063a3276"/>
        </w:rPr>
      </w:pPr>
    </w:p>
    <w:p pt14:Unid="5c99821f7fea45758d709f9a6f76f709">
      <w:pPr pt14:Unid="fffc1dcdf459443390f60013846159fc">
        <w:pStyle w:val="Standard1" pt14:Unid="6cd9333402d844daa793d105b975f4c7"/>
        <w:numPr pt14:Unid="ef1ab1f0a65d41b582f773c485f49aff">
          <w:ilvl w:val="0" pt14:Unid="9ff711c7a4de4e2f870f0364cda2ff85"/>
          <w:numId w:val="4" pt14:Unid="495942a8bf7f4833b7c75a8a21175ac9"/>
        </w:numPr>
        <w:tabs pt14:Unid="cf518018094644c682cc0a64c20eddc6">
          <w:tab w:val="left" w:pos="720" pt14:Unid="ba17d681fcf14eba888e87789297d658"/>
          <w:tab w:val="left" w:pos="3659" pt14:Unid="93e8aadc60d044a59747d7b77129eb39"/>
        </w:tabs>
        <w:spacing w:line="360" w:lineRule="auto" pt14:Unid="7feba6ab60cd48db8a256d013aa3799f"/>
        <w:ind w:right="175" pt14:Unid="a32d85ffc8974774be6e09b7fbeee356"/>
        <w:rPr pt14:Unid="4063afb2000045e48024d7cc640bcd48">
          <w:rFonts w:ascii="Roboto" w:hAnsi="Roboto" pt14:Unid="3f93dc2db99c4789bcc9420957972ce3"/>
          <w:color w:val="000000" w:themeColor="text1" pt14:Unid="596cb6b160a5485780864e858ee867e3"/>
          <w:sz w:val="22" pt14:Unid="1f68590a581a41dabb5c9a72d2bce8fc"/>
          <w:szCs w:val="22" pt14:Unid="814ca485c7a54ed6b1d1419cba2b65c2"/>
          <w:lang w:val="en-US" pt14:Unid="af0427e240af4bf5acd35118e66ad5fb"/>
        </w:rPr>
      </w:pPr>
      <w:r>
        <w:rPr pt14:Unid="86971190c34e46cf8a10e06ebb5dc9af">
          <w:rFonts w:ascii="Roboto" w:hAnsi="Roboto" pt14:Unid="4b1013d27f9045b7ba9bfe8930fc8e12"/>
          <w:color w:val="000000" w:themeColor="text1" pt14:Unid="9c794fec2b634bd0b9fe12fe178f5835"/>
          <w:sz w:val="22" pt14:Unid="fd2b73cd26a64d928d5e9f5eb9622b0f"/>
          <w:szCs w:val="22" pt14:Unid="dc080337354e40e98989e5297333abbf"/>
          <w:lang w:val="en-US" pt14:Unid="327799d6cb2e45058a4ed92463c26160"/>
        </w:rPr>
        <w:t>already known to the public at the time of its disclosure or which becomes public knowledge thereafter, without breaching any legal provision, this Confidentiality Agreement or any other agreement concluded between the parties; or</w:t>
      </w:r>
    </w:p>
    <w:p pt14:Unid="ce2f04e8353f4ff2970d608899dcfcf8">
      <w:pPr pt14:Unid="7fcaddc4f9d04395ae70696559e64ebc">
        <w:pStyle w:val="Standard1" pt14:Unid="6d2cc880fc764220b3a4dfef9e09e0c4"/>
        <w:tabs pt14:Unid="a809187a86eb47b68b84b57982ef6a0e">
          <w:tab w:val="left" w:pos="720" pt14:Unid="c9ca6131ae4e4756a5a29ee65662f51c"/>
          <w:tab w:val="left" w:pos="3659" pt14:Unid="c11c8c23874d434aa86d14606e36c0cc"/>
        </w:tabs>
        <w:spacing w:line="360" w:lineRule="auto" pt14:Unid="ce789febf6d5494a898e15068e925fc1"/>
        <w:ind w:right="175" pt14:Unid="4a2f536207e7486e8c1872f4f3ff9e67"/>
        <w:jc w:val="left" pt14:Unid="79f0185d9a85431ea38643e8eb4f0932"/>
        <w:rPr pt14:Unid="cebfe00021044001a3b853931ffcf702">
          <w:rFonts w:ascii="Roboto" w:hAnsi="Roboto" pt14:Unid="a4b07f60924e4f4dbdd23131c00ac63e"/>
          <w:color w:val="000000" w:themeColor="text1" pt14:Unid="d57590eb7db143fea110cab74c8c776e"/>
          <w:sz w:val="22" pt14:Unid="4251976bb87e4dfaa730226b2b9350e5"/>
          <w:szCs w:val="22" pt14:Unid="90881653d9754780bb246e9a86fc129b"/>
          <w:lang w:val="en-US" pt14:Unid="46da9305152a4ffba290502ac13fb408"/>
        </w:rPr>
      </w:pPr>
    </w:p>
    <w:p pt14:Unid="723bf59fc0ca4db3afb204946d6b2bec">
      <w:pPr pt14:Unid="34790541981d4fcab3d18e639c82e136">
        <w:pStyle w:val="Standard1" pt14:Unid="66a8ebe08cf942148d97d8dc355d45b0"/>
        <w:numPr pt14:Unid="7241550eb609466d82503c0fd80c4074">
          <w:ilvl w:val="0" pt14:Unid="981a7592c1a74e7cabfed1ae7d76ac04"/>
          <w:numId w:val="4" pt14:Unid="c57756cc94af41f3820ed415c4d604ab"/>
        </w:numPr>
        <w:tabs pt14:Unid="b9a68340cb3a44fa89269ec8f33af4dd">
          <w:tab w:val="left" w:pos="3659" pt14:Unid="935ae34b498843448963ff42ecd75822"/>
        </w:tabs>
        <w:spacing w:line="360" w:lineRule="auto" pt14:Unid="97308a92ee544ad08c97e889e5cab536"/>
        <w:ind w:right="175" pt14:Unid="2141c07c2dd849cba85e24757234add4"/>
        <w:rPr pt14:Unid="f3ded8bbe1b74b36870b29a6302b5c37">
          <w:rFonts w:ascii="Roboto" w:hAnsi="Roboto" pt14:Unid="2ca12e8a1d0e47e68a10a8caca5275ba"/>
          <w:color w:val="000000" w:themeColor="text1" pt14:Unid="b05a498a56ca4641bf3852a07f749c1d"/>
          <w:sz w:val="22" pt14:Unid="22f33ecad463486ea16dd5583446f5f2"/>
          <w:szCs w:val="22" pt14:Unid="fbb4332fddb24c0a82c4c932bd5240f3"/>
          <w:lang w:val="en-US" pt14:Unid="09e0835354e24f5c89e443184532d8ac"/>
        </w:rPr>
      </w:pPr>
      <w:r>
        <w:rPr pt14:Unid="062896d2b1514f79826f63e43a9bab9e">
          <w:rFonts w:ascii="Roboto" w:hAnsi="Roboto" pt14:Unid="96a5fae6644a4938ba6f3c11a7f7dda9"/>
          <w:color w:val="000000" w:themeColor="text1" pt14:Unid="b8dc0c2ea2c646feb0e3ba166018405e"/>
          <w:sz w:val="22" pt14:Unid="7c89f826833e46e984d54e2769c97f83"/>
          <w:szCs w:val="22" pt14:Unid="b7bee46050c34fb389e309e39ae000ea"/>
          <w:lang w:val="en-US" pt14:Unid="5ebecff187924eab927e1b00cad1e79c"/>
        </w:rPr>
        <w:t>already known to the Interested Party at the time of the conclusion of this Confidentiality Agreement, if the knowledge of the Interested Party is not being based on a violation of law or a breach of an agreement concluded between the parties; or</w:t>
      </w:r>
    </w:p>
    <w:p pt14:Unid="689bb54e537a4069801cf78987e75cc7">
      <w:pPr pt14:Unid="35857bfd27ca4ae2a74a331a5c3c9052">
        <w:pStyle w:val="Standard1" pt14:Unid="beaa91c03fda4ccb93711615f5cfd628"/>
        <w:tabs pt14:Unid="3ba81e6a3d3746dcbb425d218e9411b2">
          <w:tab w:val="left" w:pos="720" pt14:Unid="f62814e23ee945c8a055387f796c05be"/>
          <w:tab w:val="left" w:pos="3659" pt14:Unid="99c854b6365449f88fbd7f8aec9f2a50"/>
        </w:tabs>
        <w:spacing w:line="360" w:lineRule="auto" pt14:Unid="1bd347f0fd004eabbaf24e65ed6d48e4"/>
        <w:ind w:right="175" pt14:Unid="ced5e0cd8ea14a66a6b8bf71fa4579bd"/>
        <w:jc w:val="left" pt14:Unid="8d7fb384aa134a93b67cb2c880b99c98"/>
        <w:rPr pt14:Unid="de01d6aa49c34cec9d91e6b27a6374f6">
          <w:rFonts w:ascii="Roboto" w:hAnsi="Roboto" pt14:Unid="966dafa2d23d4520a8428cad4b9f0a60"/>
          <w:color w:val="000000" w:themeColor="text1" pt14:Unid="4cfd7d846f6249eaae98d48c095e7079"/>
          <w:sz w:val="22" pt14:Unid="7f16767b106342e786c6df5e10024c4f"/>
          <w:szCs w:val="22" pt14:Unid="9f0fc542dd1047a39e4a1ab79b87187a"/>
          <w:lang w:val="en-US" pt14:Unid="e6a743f8a6bf451491cda9d56792ce5e"/>
        </w:rPr>
      </w:pPr>
    </w:p>
    <w:p pt14:Unid="1114196394074154b3a49f9170cd4e58">
      <w:pPr pt14:Unid="05575afed2c64fdfac33a2c1da253ed7">
        <w:pStyle w:val="Standard1" pt14:Unid="dfc2e5c996bc4aa981f951cbf1d88e77"/>
        <w:keepNext pt14:Unid="d97ec26fa8d74f9295422e3733ba14a5"/>
        <w:spacing w:line="360" w:lineRule="auto" pt14:Unid="ced24027ff6149c185f2ca73ddf6d264"/>
        <w:ind w:left="1287" w:hanging="567" pt14:Unid="32ccb74f29714b48aec56a5131c74040"/>
        <w:rPr pt14:Unid="96fbfd2b263848afb05c369980e6e76a">
          <w:rFonts w:ascii="Roboto" w:hAnsi="Roboto" pt14:Unid="2ccd70ef2604483b8c270531f8363bab"/>
          <w:color w:val="000000" w:themeColor="text1" pt14:Unid="520d1c64f4a341cbbca12130385323ec"/>
          <w:sz w:val="22" pt14:Unid="4e2f86f7f66549e3bc87aff4fb968e9f"/>
          <w:szCs w:val="22" pt14:Unid="945e0aae6dd34fc3ae1df19a829f9fca"/>
          <w:lang w:val="en-US" pt14:Unid="7b04eb59af264bc5b87a7ff4fa63fe04"/>
        </w:rPr>
      </w:pPr>
      <w:r>
        <w:rPr pt14:Unid="baec511b66634841ad0a42fa57155aeb">
          <w:rFonts w:ascii="Roboto" w:hAnsi="Roboto" pt14:Unid="3206777f91ba44c088bac496d020d1d8"/>
          <w:color w:val="000000" w:themeColor="text1" pt14:Unid="2343907d92174bd5bb3029a6adab08be"/>
          <w:sz w:val="22" pt14:Unid="d73095078b9348dd83ff2e778b1bcc4e"/>
          <w:szCs w:val="22" pt14:Unid="af005df245ad4024932f297d14b5c879"/>
          <w:lang w:val="en-US" pt14:Unid="09f2dd034de845b49f816b9ed4b4d55b"/>
        </w:rPr>
        <w:t>c)</w:t>
      </w:r>
      <w:r>
        <w:rPr pt14:Unid="5863c07dc9b04623b2737ad5411d422d">
          <w:rFonts w:ascii="Roboto" w:hAnsi="Roboto" pt14:Unid="309db4ffb8024a63985f079523bcf9bb"/>
          <w:color w:val="000000" w:themeColor="text1" pt14:Unid="9a52afb182874f6c99e31d9bae0b55f1"/>
          <w:sz w:val="22" pt14:Unid="6ed9fbd8746c46c988e9b5762ee1a06e"/>
          <w:szCs w:val="22" pt14:Unid="01bdf625b47f407e8d663c922522a3fd"/>
          <w:lang w:val="en-US" pt14:Unid="2d6c785a460944dd818dd03ff7a2c9f5"/>
        </w:rPr>
        <w:tab pt14:Unid="1a724f6f24bc47ea875be9127f7d32cd"/>
      </w:r>
      <w:r>
        <w:rPr pt14:Unid="2504f108373349369657ade9dd86ff2c">
          <w:rFonts w:ascii="Roboto" w:hAnsi="Roboto" pt14:Unid="a24649e74a0646ff884b8c4398cdd029"/>
          <w:color w:val="000000" w:themeColor="text1" pt14:Unid="60e57992f25b447c9ae46466de4d1da0"/>
          <w:sz w:val="22" pt14:Unid="5f7896b8f95c4befb3473f88443dbbd6"/>
          <w:szCs w:val="22" pt14:Unid="6dcaa192b6a5472c92aae645ffbfeab5"/>
          <w:lang w:val="en-US" pt14:Unid="daf51f3a82f64dd58d3a60e6cfdb2ecc"/>
        </w:rPr>
        <w:t>communicated or otherwise disclosed to the Interested Party by third parties after the conclusion of this Confidentiality Agreement, without the notification or disclosure made by the third party being in violation of law or breach of this Confidentiality Agreement or any other agreement concluded between the parties.</w:t>
      </w:r>
    </w:p>
    <w:p pt14:Unid="20794c0bc3eb4f3ea7fe6c3cda18c643">
      <w:pPr pt14:Unid="3e1b42ec86594cfd9ccd9a09a8e248c3">
        <w:pStyle w:val="Standard1" pt14:Unid="4723d4b46b304c089680f162b3b7c637"/>
        <w:tabs pt14:Unid="ef2d73947ca946f1863d831585a91485">
          <w:tab w:val="left" w:pos="720" pt14:Unid="32fb13070f304bec9cfc436ed7e7f161"/>
        </w:tabs>
        <w:spacing w:line="360" w:lineRule="auto" pt14:Unid="f810e40268504f9f8b98536fdf991543"/>
        <w:ind w:left="720" w:hanging="720" pt14:Unid="b28227e93359455aad1b60376f51a44c"/>
        <w:rPr pt14:Unid="5162d3c30ef94ae1b41985c5e3c0438b">
          <w:rFonts w:ascii="Roboto" w:hAnsi="Roboto" pt14:Unid="4791ed3012054a0ebabd72bf81c34f41"/>
          <w:color w:val="000000" w:themeColor="text1" pt14:Unid="c74cfa6e8adb4c07bde1194f8c546d66"/>
          <w:sz w:val="22" pt14:Unid="f2299f3c1e3c499199b4b74ace111752"/>
          <w:szCs w:val="22" pt14:Unid="09898d16cbab4b2c8a408cf1a0cc36df"/>
          <w:lang w:val="en-US" pt14:Unid="265533a949994c978b54641c3d0412ec"/>
        </w:rPr>
      </w:pPr>
    </w:p>
    <w:p pt14:Unid="df1528cd0f654584aa87d59cf0835596">
      <w:pPr pt14:Unid="b349b601539a41e9ab226b0f13b22e1c">
        <w:pStyle w:val="Standard1" pt14:Unid="2c860b80d4a8429fa64cf23955e2c676"/>
        <w:keepNext pt14:Unid="a4ef225ad0654db18416f1277c8b1a86"/>
        <w:spacing w:line="360" w:lineRule="auto" pt14:Unid="ca58498378fb45eca4056d8da8e7bf65"/>
        <w:jc w:val="center" pt14:Unid="ed15e7023db94e87a13e60d48e88adc6"/>
        <w:rPr pt14:Unid="57010a76c2724dd690518f16ae45344b">
          <w:rFonts w:ascii="Roboto" w:hAnsi="Roboto" pt14:Unid="8cc7047d9a004de9a38238841f0fd105"/>
          <w:b pt14:Unid="96e111821bcc44469cc20f65c2e24b7c"/>
          <w:color w:val="000000" w:themeColor="text1" pt14:Unid="d3d115fbbfd143f78b1e9db709077836"/>
          <w:sz w:val="22" pt14:Unid="4d4bafd57188470dab581cedcbf4d49c"/>
          <w:szCs w:val="22" pt14:Unid="f103a2d801f34c4bb6a83d6ece58d22f"/>
          <w:u w:val="single" pt14:Unid="398377642d7f4b3c868a92db7b93684a"/>
          <w:lang w:val="en-GB" pt14:Unid="56ac67d68bc448149331820f745949ac"/>
        </w:rPr>
      </w:pPr>
      <w:r>
        <w:rPr pt14:Unid="26a61693969041078245654127c102c6">
          <w:rFonts w:ascii="Roboto" w:hAnsi="Roboto" pt14:Unid="a53d9ca402f64b2b85f0a2dfa6df37be"/>
          <w:b pt14:Unid="9365576d2f69439bab31a54921201074"/>
          <w:color w:val="000000" w:themeColor="text1" pt14:Unid="27e92a1cb00f4e3fae1c65bdd6dfdbd3"/>
          <w:sz w:val="22" pt14:Unid="398d38dd50e94a3fbdbba03b1d9d9578"/>
          <w:szCs w:val="22" pt14:Unid="2db42148f86a481d9fba1c603e7d5b97"/>
          <w:lang w:val="en-GB" pt14:Unid="a796844662c247f5b95cdd83a71c5794"/>
        </w:rPr>
        <w:t>§ 2</w:t>
      </w:r>
      <w:r>
        <w:rPr pt14:Unid="6be05755c687481891b54dd879694000">
          <w:rFonts w:ascii="Roboto" w:hAnsi="Roboto" pt14:Unid="3e205e5f399841dab4464304191d7a31"/>
          <w:b pt14:Unid="f03944006978495d9102ed122beb09cc"/>
          <w:color w:val="000000" w:themeColor="text1" pt14:Unid="1263faabf9c4451ca4d21ef3e1ce4861"/>
          <w:sz w:val="22" pt14:Unid="2b79b991a4a749bcb33ce936fe8b75b9"/>
          <w:szCs w:val="22" pt14:Unid="c5ecbf727a94492993f64637cb325cec"/>
          <w:lang w:val="en-GB" pt14:Unid="bfd675a0384a4f89a6d10c84d2b6ec4c"/>
        </w:rPr>
        <w:br pt14:Unid="f2e5cbf55a13483684f4071c93babe65"/>
      </w:r>
      <w:r>
        <w:rPr pt14:Unid="992d2287f9314213ab42a745626f0a95">
          <w:rFonts w:ascii="Roboto" w:hAnsi="Roboto" pt14:Unid="fd8cd170e7984b9b85466afcb7c7dbab"/>
          <w:b pt14:Unid="29c20c3845cc404d99f9c89fab0a17d7"/>
          <w:color w:val="000000" w:themeColor="text1" pt14:Unid="b79e31edc7f948768266424cf89f064d"/>
          <w:sz w:val="22" pt14:Unid="b4664838d919493295175a6a5abf2b3d"/>
          <w:szCs w:val="22" pt14:Unid="096cbfd7196849ff8a89351dedca5d79"/>
          <w:u w:val="single" pt14:Unid="5ef07d9c23394062bbe9afd76e78a2aa"/>
          <w:lang w:val="en-GB" pt14:Unid="2e8760affd5549cab20531dda15ca62b"/>
        </w:rPr>
        <w:t>Obligation of Confidentiality</w:t>
      </w:r>
    </w:p>
    <w:p pt14:Unid="5fea7c8ce7af46c1a1646df27d9b8a4e">
      <w:pPr pt14:Status="Inserted">
        <w:rPr>
          <w:ins w:author="" w:id="0" w:date="2025-11-27T11:26:37.3296986+00:00"/>
        </w:rPr>
      </w:pPr>
      <w:ins w:author="" w:id="1" w:date="2025-11-27T11:26:37.3296986+00:00">
        <w:r>
          <w:t>The Parties acknowledge and agree that the Interested Party may, whether directly or indirectly, disclose Confidential Information to (i) Deutsche Mittelstandsholding für Industriebeteiligungen III GmbH &amp; Co. KG, its depositary, Hauck Aufhäuser Lampe Privatbank AG, and DMH Verwaltungs GmbH (together, "Investment Fund"), (ii) NordVest GmbH ("AIFM") acting in its capacity as fund manager of the Investment Fund, and (iii) any existing or future investors in the Investment Fund (together, "Investors"), provided that each Investor has agreed to be bound by this Agreement prior to any disclosure.</w:t>
        </w:r>
      </w:ins>
    </w:p>
    <w:p pt14:Unid="a52d7519d2d1461797ee29d97fbf6d53">
      <w:pPr pt14:Unid="f634cd1dce8840f1aa622982fb01f0e7">
        <w:rPr pt14:Unid="807a2c3c7e5f4cb19f6fd2b0878c86d4">
          <w:rFonts w:ascii="Roboto" w:hAnsi="Roboto" pt14:Unid="447e18dbe9384a7695830001e84a7ced"/>
          <w:sz w:val="22" pt14:Unid="750792263203487283c2a6f76159c2c2"/>
          <w:szCs w:val="22" pt14:Unid="e8d7a3a4235146918496242b198e5f52"/>
          <w:lang w:val="en-GB" pt14:Unid="535b5d9c09d5420f8d47f32eb491f980"/>
        </w:rPr>
      </w:pPr>
    </w:p>
    <w:p pt14:Unid="176b9c95461a4a258b7a987fb36afda8">
      <w:pPr pt14:Unid="0d08a65cc2ff40b4a8c03f1ba561b2e0">
        <w:pStyle w:val="Standard1" pt14:Unid="c99ca315c91a4bf39101954665b5b515"/>
        <w:keepNext pt14:Unid="96a47c9ceb164e50b35d10c2e61ea6cd"/>
        <w:tabs pt14:Unid="458478417a4948c3b00d6dd7b690f72e">
          <w:tab w:val="left" w:pos="720" pt14:Unid="125c63e25bcf4cf59b640c2b91564a8f"/>
        </w:tabs>
        <w:spacing w:line="360" w:lineRule="auto" pt14:Unid="2d6ec5451c6747e68ddadecfbacd5835"/>
        <w:ind w:left="720" w:hanging="720" pt14:Unid="ce63c960c8204edb975284bcde264ce1"/>
        <w:rPr pt14:Unid="5c963654d09b40a08f779e2affcbb2d5">
          <w:rFonts w:ascii="Roboto" w:hAnsi="Roboto" pt14:Unid="7ad0f38da2654d1b94b4ea31d5755318"/>
          <w:color w:val="000000" w:themeColor="text1" pt14:Unid="63d91384127040f89c10b4def151861f"/>
          <w:sz w:val="22" pt14:Unid="c15ddbace1e94951928b500bd7f6d3fd"/>
          <w:szCs w:val="22" pt14:Unid="9c302c1172274f729071efb91b5fded1"/>
          <w:lang w:val="en-GB" pt14:Unid="3f6b3d19264743e290024ed1ec5bea34"/>
        </w:rPr>
      </w:pPr>
      <w:r>
        <w:rPr pt14:Unid="adbde8b460134fccb470c7c75b804a46">
          <w:rFonts w:ascii="Roboto" w:hAnsi="Roboto" pt14:Unid="7ed5a99fa0e5434285715ae4abe5554d"/>
          <w:color w:val="000000" w:themeColor="text1" pt14:Unid="b8388b3702b547cb94fec4d31f773ab0"/>
          <w:sz w:val="22" pt14:Unid="69916a0c9de74a298e4c0d341c638cc2"/>
          <w:szCs w:val="22" pt14:Unid="3dbcb7df396e47ed816d1628468cbb3d"/>
          <w:lang w:val="en-GB" pt14:Unid="a36067ce0bfe4218829598e3b1d2bc5b"/>
        </w:rPr>
        <w:t>2.1</w:t>
      </w:r>
      <w:r>
        <w:rPr pt14:Unid="5a14c2cca99e4fa491dcb51b70283274">
          <w:rFonts w:ascii="Roboto" w:hAnsi="Roboto" pt14:Unid="1ff910a82f66475888573d21eb0bd481"/>
          <w:color w:val="000000" w:themeColor="text1" pt14:Unid="73744df44010447dbce6fe74f2889999"/>
          <w:sz w:val="22" pt14:Unid="d280afdde5134927bc776d1efad197c8"/>
          <w:szCs w:val="22" pt14:Unid="f0905129e1b745bbb0e815930b64e3a2"/>
          <w:lang w:val="en-GB" pt14:Unid="d7a2b6e8988043b185875e35fd83aa12"/>
        </w:rPr>
        <w:tab pt14:Unid="123486bc34b24ab7a7f3001484940bad"/>
      </w:r>
      <w:r>
        <w:rPr pt14:Unid="159fe3a7e54444edbdd4066149641256">
          <w:rFonts w:ascii="Roboto" w:hAnsi="Roboto" pt14:Unid="981fb03cd8eb48d19dec9e18a43961cb"/>
          <w:color w:val="000000" w:themeColor="text1" pt14:Unid="3058a2a0ee4e467b87d5de537e091edc"/>
          <w:sz w:val="22" pt14:Unid="aee0ccb2bfff4c33bca2d8e91a256207"/>
          <w:szCs w:val="22" pt14:Unid="3bd002aa681c4abda8cc5bc29d156212"/>
          <w:lang w:val="en-GB" pt14:Unid="201283c05437412193a22239822401c0"/>
        </w:rPr>
        <w:t>The Interested Party obligates itself to maintaining the non-disclosure of Confidential Information towards third parties, including authorities, as well as not to disclose Confidential Information either completely or in part to third parties without the prior written consent of Carlsquare or the Target.</w:t>
      </w:r>
    </w:p>
    <w:p pt14:Unid="93f92f926b874cb89f664a7876c61682">
      <w:pPr pt14:Unid="c8a4ac825b37459697fa23274b9619e2">
        <w:pStyle w:val="Standard1" pt14:Unid="3ee83de25c5f4e569085caceb39f7ec4"/>
        <w:spacing w:line="360" w:lineRule="auto" pt14:Unid="72ac4add90d94699802e4b2880924de1"/>
        <w:rPr pt14:Unid="8ed1495304a14d8e84570a0a1b1285e1">
          <w:rFonts w:ascii="Roboto" w:hAnsi="Roboto" pt14:Unid="0f1fb6746ef641308a547747950c1fce"/>
          <w:color w:val="000000" w:themeColor="text1" pt14:Unid="8e2badfaf56046ef88009cc6d9293d5d"/>
          <w:sz w:val="22" pt14:Unid="22772a46c3f84016996391c7e19174fe"/>
          <w:szCs w:val="22" pt14:Unid="8510f619c5dd4b0d85ff75867308d5e3"/>
          <w:lang w:val="en-GB" pt14:Unid="25be4e8cbf26475495523119d834bb9e"/>
        </w:rPr>
      </w:pPr>
    </w:p>
    <w:p pt14:Unid="f169ad67180343fd8c083108587959ac">
      <w:pPr pt14:Unid="3ed9ec1f0de54d85971686ac65cccdb7">
        <w:pStyle w:val="Standard1" pt14:Unid="72efc765e956476cbb6c6af657d5499b"/>
        <w:tabs pt14:Unid="050724659fe646609eb91416f10c4a90">
          <w:tab w:val="left" w:pos="720" pt14:Unid="968cf65240834fe6a50dd62231914abc"/>
        </w:tabs>
        <w:spacing w:line="360" w:lineRule="auto" pt14:Unid="d729f5fa247a4677b217f25f7025aa46"/>
        <w:ind w:left="720" w:hanging="720" pt14:Unid="789494af8c2a4b48bf136c0861905c31"/>
        <w:rPr pt14:Unid="b51fdf148ef34f959a3dc101fc0d69bf">
          <w:rFonts w:ascii="Roboto" w:hAnsi="Roboto" pt14:Unid="4a01e717527f4075942e49f476ffb291"/>
          <w:color w:val="000000" w:themeColor="text1" pt14:Unid="d6a2b3cad7fa4adcb1d1d61835f648e3"/>
          <w:sz w:val="22" pt14:Unid="b2a7f20b00fb496fb36a759539cb8b29"/>
          <w:szCs w:val="22" pt14:Unid="d0e737aa2696474a9ec47dc393d97639"/>
          <w:lang w:val="en-GB" pt14:Unid="37184c3035634277801415b2b3b39fde"/>
        </w:rPr>
      </w:pPr>
      <w:r>
        <w:rPr pt14:Unid="7917f0d168b74790bd30e3f148dc8c5b">
          <w:rFonts w:ascii="Roboto" w:hAnsi="Roboto" pt14:Unid="a89c1b1b07454447958ed12474cd9d27"/>
          <w:color w:val="000000" w:themeColor="text1" pt14:Unid="3cca63612fdb4aa19b2fb445acc9b96f"/>
          <w:sz w:val="22" pt14:Unid="539592c42062403f99a51bfc61f1dded"/>
          <w:szCs w:val="22" pt14:Unid="a2c99d8b7dbb425f8295038411f5d6d6"/>
          <w:lang w:val="en-GB" pt14:Unid="8e5f9f2015814a3b9cd84d444b37af15"/>
        </w:rPr>
        <w:t>2.2</w:t>
      </w:r>
      <w:r>
        <w:rPr pt14:Unid="78bd164f8d5841f1ad97139364b3050a">
          <w:rFonts w:ascii="Roboto" w:hAnsi="Roboto" pt14:Unid="43c495182343420b86ef7f7e4c8ccc51"/>
          <w:color w:val="000000" w:themeColor="text1" pt14:Unid="dff7d66cc63a4d239c7857aad38907e5"/>
          <w:sz w:val="22" pt14:Unid="0ba7d35579bb4add9d43304764e4e848"/>
          <w:szCs w:val="22" pt14:Unid="c358236c9dd242f1b2d4a3941309d841"/>
          <w:lang w:val="en-GB" pt14:Unid="dafe64e50b844732b683ffaee25432a0"/>
        </w:rPr>
        <w:tab pt14:Unid="977abd108811484fb9c3bedf3b88932b"/>
      </w:r>
      <w:r>
        <w:rPr pt14:Unid="5bd5c4350d28402fa2fe69205d7404e7">
          <w:rFonts w:ascii="Roboto" w:hAnsi="Roboto" pt14:Unid="dbfe060866ed4452b485e6263352fd32"/>
          <w:color w:val="000000" w:themeColor="text1" pt14:Unid="635202eeec07453384454b025cbd246f"/>
          <w:sz w:val="22" pt14:Unid="bdbe61e111f145c182a540d6874e3557"/>
          <w:szCs w:val="22" pt14:Unid="5eea4e2919e84b22b30a7a227034274e"/>
          <w:lang w:val="en-GB" pt14:Unid="c298e978b6f44aefa1280f5fbd349a12"/>
        </w:rPr>
        <w:t>The Interested Party also obligates itself to the use of the Confidential Information solely for the purposes of evaluating the possibility of its participation in the Planned Transaction and preparing an offer for the Planned Transaction.</w:t>
      </w:r>
    </w:p>
    <w:p pt14:Unid="a4e8b4e7be5242afbf089f420155ecfb">
      <w:pPr pt14:Unid="c712293cc7a143ceaffecdf185401e7d">
        <w:pStyle w:val="Standard1" pt14:Unid="c3e463744aaf49f0913c01818b6794cb"/>
        <w:spacing w:line="360" w:lineRule="auto" pt14:Unid="6c8ea02912b8422eab126024fd6e5cb9"/>
        <w:rPr pt14:Unid="1f0dc3a7acba464dba1c12fca3bb84f1">
          <w:rFonts w:ascii="Roboto" w:hAnsi="Roboto" pt14:Unid="b306317aeb6a4f1da074c39c75dbc260"/>
          <w:color w:val="000000" w:themeColor="text1" pt14:Unid="6ca32b947869465ab9cd4dbbe67b808b"/>
          <w:sz w:val="22" pt14:Unid="0b016710bccb4e0cbfb43be64081f680"/>
          <w:szCs w:val="22" pt14:Unid="2902ce06b768450fbe8694c700e3d510"/>
          <w:lang w:val="en-GB" pt14:Unid="eceff1865b4f4124893126d86b902ac4"/>
        </w:rPr>
      </w:pPr>
    </w:p>
    <w:p pt14:Unid="8b54f732e50640a5bb2f97807a8f8a63">
      <w:pPr pt14:Unid="ae00fe0f88c84ad1a41bd4c4ac470237">
        <w:pStyle w:val="Standard1" pt14:Unid="34bcea9313c044ab9ee1b7425d9ff617"/>
        <w:tabs pt14:Unid="a3604d24950d4ceba86a26312527af78">
          <w:tab w:val="left" w:pos="720" pt14:Unid="2b1dbf913d9549c9a298da42fdc053ef"/>
        </w:tabs>
        <w:spacing w:line="360" w:lineRule="auto" pt14:Unid="debe8b5ff7604904b65e9a1125f9c8a8"/>
        <w:ind w:left="720" w:hanging="720" pt14:Unid="d1756cdd1c694a6eab3f45ec9885aa2a"/>
        <w:rPr pt14:Unid="4ebc88e1dd5a4d19bb81361260ebc093">
          <w:rFonts w:ascii="Roboto" w:hAnsi="Roboto" pt14:Unid="344ddd590700446192d5acd0513f3450"/>
          <w:color w:val="000000" w:themeColor="text1" pt14:Unid="77581d6eaf7b41eaa9aab05199ce0bd3"/>
          <w:sz w:val="22" pt14:Unid="354b6c55903f4673982d45c0ac18d67d"/>
          <w:szCs w:val="22" pt14:Unid="f22d383b6aec4b788d817583cca92c30"/>
          <w:lang w:val="en-GB" pt14:Unid="e7789cf05e5c4504bd50392a311924cd"/>
        </w:rPr>
      </w:pPr>
      <w:r>
        <w:rPr pt14:Unid="bfbe9ad0a067445bb528b18c8f98096f">
          <w:rFonts w:ascii="Roboto" w:hAnsi="Roboto" pt14:Unid="651e790e8e344491969ba97524070934"/>
          <w:color w:val="000000" w:themeColor="text1" pt14:Unid="3b9b3c36a25c400d8a6aaa73a81d7600"/>
          <w:sz w:val="22" pt14:Unid="3b74bf1d4bee42bf84f02d26cc890911"/>
          <w:szCs w:val="22" pt14:Unid="d93aa09ff1a9463fb13003444fcdb26d"/>
          <w:lang w:val="en-GB" pt14:Unid="fc31c4d148f349ebb8a2f26d9fd3e3fb"/>
        </w:rPr>
        <w:t>2.3</w:t>
      </w:r>
      <w:r>
        <w:rPr pt14:Unid="eee54c4d53c145d289060dec7ccf5c03">
          <w:rFonts w:ascii="Roboto" w:hAnsi="Roboto" pt14:Unid="222adee294bd43788fdb8ee4363a330b"/>
          <w:color w:val="000000" w:themeColor="text1" pt14:Unid="f2553e7948b74b3eb27ecb3f638069f9"/>
          <w:sz w:val="22" pt14:Unid="896891ab8b8348189aff7dbc82ae5b55"/>
          <w:szCs w:val="22" pt14:Unid="bd83300798244c08961072f1099ffe51"/>
          <w:lang w:val="en-GB" pt14:Unid="0736e6e098c044bda2007ba4519024a3"/>
        </w:rPr>
        <w:tab pt14:Unid="5e39bfb7cdd54859b78bece3587d1a53"/>
      </w:r>
      <w:r>
        <w:rPr pt14:Unid="9d0366c42f6d4e83b2afe5a07db68327">
          <w:rFonts w:ascii="Roboto" w:hAnsi="Roboto" pt14:Unid="0c0ba4fedb18435ca0240e29fe085a24"/>
          <w:color w:val="000000" w:themeColor="text1" pt14:Unid="c4bc4e3eeb8943f09624114b3e057c8f"/>
          <w:sz w:val="22" pt14:Unid="4c43f3d411ca41238f5f5aef9690e2f4"/>
          <w:szCs w:val="22" pt14:Unid="e4780dde4a124e90917e5f281c99c4c6"/>
          <w:lang w:val="en-GB" pt14:Unid="32ab70a30300437a8aeaaf97d5515ba6"/>
        </w:rPr>
        <w:t xml:space="preserve">To the extent that the Interested Party is obligated by law or a binding official or court order to pass on or publish Confidential Information, the Confidentiality Obligation pursuant to § 2.1 shall not apply. The Interested Party shall, however, be obligated to inform Carlsquare or the Target in due time before passing on or disclosing Confidential Information so that the form and scope of the disclosure can be discussed and coordinated with Carlsquare, and the parties are in a position to take appropriate measures to reduce any damage caused thereby. </w:t>
      </w:r>
    </w:p>
    <w:p pt14:Unid="23be14c8728d436a9ee0efaa2edcffb8">
      <w:pPr pt14:Unid="e40383ab493947f8b20cbd1372c1a237">
        <w:pStyle w:val="Standard1" pt14:Unid="49ada0467798453aac34677e8bf7b398"/>
        <w:tabs pt14:Unid="1694c10acb614694b7bf40cfa743506b">
          <w:tab w:val="left" w:pos="720" pt14:Unid="6e6185d53aa941fc8b3dba7abef34d5d"/>
        </w:tabs>
        <w:spacing w:line="360" w:lineRule="auto" pt14:Unid="0629dcae8794491a939a37936e4bb687"/>
        <w:ind w:left="720" w:hanging="720" pt14:Unid="6855f7962d9a410eb249487e42dd3845"/>
        <w:rPr pt14:Unid="11561c736fc9452d94ca37d686fcc499">
          <w:rFonts w:ascii="Roboto" w:hAnsi="Roboto" pt14:Unid="dfe2a15769d944e2aa9979dfb143ed40"/>
          <w:color w:val="000000" w:themeColor="text1" pt14:Unid="ba56018adcc54234ac75e30ae8304a92"/>
          <w:sz w:val="22" pt14:Unid="3939448096af43ec9bb1d295e1b17194"/>
          <w:szCs w:val="22" pt14:Unid="0778ef8995694881b8a1ea9c88e84965"/>
          <w:lang w:val="en-GB" pt14:Unid="208f1488a17642408e73f8fcf199320c"/>
        </w:rPr>
      </w:pPr>
    </w:p>
    <w:p pt14:Unid="3c5b5ea9e610411eb60255369012c9be">
      <w:pPr pt14:Unid="89e9f03a2a0f4eb89b8a8020ff661e8f">
        <w:pStyle w:val="Standard1" pt14:Unid="6a924b8a6bef4d3794708d8acffb7fae"/>
        <w:tabs pt14:Unid="4938dabdf07a4962b27092fac0ab317d">
          <w:tab w:val="left" w:pos="720" pt14:Unid="5d5c7331b9ba4c75930c0da787555851"/>
        </w:tabs>
        <w:spacing w:line="360" w:lineRule="auto" pt14:Unid="5d0c3f5a50aa46129bea5285b6a582d6"/>
        <w:ind w:left="720" w:hanging="720" pt14:Unid="e3473f153001440c82f03618c5233df6"/>
        <w:rPr pt14:Unid="c034f53fc7874fd2aad4cf64708fba74">
          <w:rFonts w:ascii="Roboto" w:hAnsi="Roboto" pt14:Unid="0f9de98bea2d4c239c8d4b11907af320"/>
          <w:color w:val="000000" w:themeColor="text1" pt14:Unid="288ecdc41bba4c6099d2b2de8c52f730"/>
          <w:sz w:val="22" pt14:Unid="be218eeea90443598ec22dfe656d65de"/>
          <w:szCs w:val="22" pt14:Unid="fc2df7b2401548348bcac0d72607463b"/>
          <w:lang w:val="en-GB" pt14:Unid="5283b4cb3ea845d98422777eddc7196d"/>
        </w:rPr>
      </w:pPr>
      <w:r>
        <w:rPr pt14:Unid="296993a5b03148ee8d86cae163a10535">
          <w:rFonts w:ascii="Roboto" w:hAnsi="Roboto" pt14:Unid="555f7d618be1460aa4e413200a0fb0ff"/>
          <w:color w:val="000000" w:themeColor="text1" pt14:Unid="00347a8ed59748f29974b9c13e7bb4e7"/>
          <w:sz w:val="22" pt14:Unid="6432b1d5224c4ee19d43436fc26cca07"/>
          <w:szCs w:val="22" pt14:Unid="c3603c4be2b14ad9822f642dfa9051b1"/>
          <w:lang w:val="en-GB" pt14:Unid="2797035f014a4a1eb0364653a61bf71e"/>
        </w:rPr>
        <w:t>2.4</w:t>
      </w:r>
      <w:r>
        <w:rPr pt14:Unid="b60106c7f2a941a7b4ee7ceec491fa13">
          <w:rFonts w:ascii="Roboto" w:hAnsi="Roboto" pt14:Unid="771c1f5af09e4a6a8393a39cc6023d75"/>
          <w:color w:val="000000" w:themeColor="text1" pt14:Unid="dd9ec1c8157a474495bcbe75dd9472ed"/>
          <w:sz w:val="22" pt14:Unid="f2108dced945451b80feda1ee241cceb"/>
          <w:szCs w:val="22" pt14:Unid="19fa582dc48e4241945a701b3f9fc828"/>
          <w:lang w:val="en-GB" pt14:Unid="83e637ee13f646158177dea2cc51cced"/>
        </w:rPr>
        <w:tab pt14:Unid="04e59d0d9e8d45fd99665144509f1046"/>
      </w:r>
      <w:r>
        <w:rPr pt14:Unid="08726703b5f54c3c8d29f7d8629a35d2">
          <w:rFonts w:ascii="Roboto" w:hAnsi="Roboto" pt14:Unid="0d9fda2deb1946f4b4b3a60d709c0976"/>
          <w:color w:val="000000" w:themeColor="text1" pt14:Unid="90ae52cce1764b90b14d443bc2b4eb73"/>
          <w:sz w:val="22" pt14:Unid="1de6ff94bbf14139b5eb59b373e03b39"/>
          <w:szCs w:val="22" pt14:Unid="c3312fa634864db6b5b0bed0e5ae035c"/>
          <w:lang w:val="en-GB" pt14:Unid="a3f2e0415675438daeb1ef82fc9da3be"/>
        </w:rPr>
        <w:t>The Interested Party shall not, without prior written consent from the Target or Carlsquare, analyze, decompile, disassemble, or reverse-engineer any materials, samples, prototypes, software, technical documentation, or other physical or digital assets provided in connection with this Agreement (Reverse Engineering Ban). This applies regardless of whether such materials are protected by intellectual property rights.</w:t>
      </w:r>
    </w:p>
    <w:p pt14:Unid="1c09cc30dff14192b8fa2fc0aebf4705">
      <w:pPr pt14:Unid="79b2c942da944dc8895d77b71b8d6bd5">
        <w:pStyle w:val="Standard1" pt14:Unid="974b5c757d564efbba2c94ae52663560"/>
        <w:tabs pt14:Unid="46852d87c37048efb06882cf8b1b12c1">
          <w:tab w:val="left" w:pos="720" pt14:Unid="23330070510f4d1babe10e1cccc00f8d"/>
        </w:tabs>
        <w:spacing w:line="360" w:lineRule="auto" pt14:Unid="d09936d86d2748f3b53b52949cd8a0a3"/>
        <w:ind w:left="720" w:hanging="720" pt14:Unid="7e2dbedf47d242f7b04b82bc7f8df66b"/>
        <w:rPr pt14:Unid="bdcaa6507e274236ad4bc710b0df789b">
          <w:rFonts w:ascii="Roboto" w:hAnsi="Roboto" pt14:Unid="44439209cefa4e6190a3f817ca3980e7"/>
          <w:color w:val="000000" w:themeColor="text1" pt14:Unid="acb414be5d474a78af8d156713de05f4"/>
          <w:sz w:val="22" pt14:Unid="de57437015b3499f8015468c6ceb47df"/>
          <w:szCs w:val="22" pt14:Unid="bfbc25748e474899bf2cec1c175a7d5a"/>
          <w:lang w:val="en-GB" pt14:Unid="bd01768e06254a4f877c18887e466b8b"/>
        </w:rPr>
      </w:pPr>
    </w:p>
    <w:p pt14:Unid="edb7ac269ff6466dbeca954121463575">
      <w:pPr pt14:Unid="fc6e82ecfed443d69047185620574587">
        <w:pStyle w:val="Standard1" pt14:Unid="c36a534cdbf446a0aa6b1b4a48e70a88"/>
        <w:spacing w:line="360" w:lineRule="auto" pt14:Unid="c8e6817cacc24a9bb2ac3cbd997c3a79"/>
        <w:ind w:left="708" w:hanging="708" pt14:Unid="cfc86ae8fa524bc8be36d3f5a3c96e8f"/>
        <w:rPr pt14:Unid="b46d6adb66e6428889323d196d7f9d53">
          <w:rFonts w:ascii="Roboto" w:hAnsi="Roboto" pt14:Unid="40eacc5a42054123a985429f54822a47"/>
          <w:color w:val="000000" w:themeColor="text1" pt14:Unid="47c2c6d059d8419bbf79c385df5efad0"/>
          <w:sz w:val="22" pt14:Unid="6ba456825b324d0192d7c3782f995663"/>
          <w:szCs w:val="22" pt14:Unid="e05eaced292641bd87d9accf21eec828"/>
          <w:lang w:val="en-GB" pt14:Unid="2207a639b27244118db9ba180dff0e3a"/>
        </w:rPr>
      </w:pPr>
      <w:r>
        <w:rPr pt14:Unid="e6fb6e4c128743ef9834646f0dbe79f5">
          <w:rFonts w:ascii="Roboto" w:hAnsi="Roboto" pt14:Unid="194379f8af144fccb93c016be2fba143"/>
          <w:color w:val="000000" pt14:Unid="7270f664b21e4951a0f4a43b3bc93cbf"/>
          <w:sz w:val="22" pt14:Unid="cd83dc09899f40cab6a99afa4fad5393"/>
        </w:rPr>
        <w:t>2.5</w:t>
      </w:r>
      <w:r>
        <w:rPr pt14:Unid="8b41065c57de4f3fa70289d0f0d3e422">
          <w:rFonts w:ascii="Roboto" w:hAnsi="Roboto" pt14:Unid="e3775aa8964141c2b2916ca1f16a1ecb"/>
          <w:color w:val="000000" pt14:Unid="355efee8077748099d60ca97d7a3a0ff"/>
          <w:sz w:val="22" pt14:Unid="5a1de6393673403b96b73bed9c06f22b"/>
        </w:rPr>
        <w:tab pt14:Unid="f0bd8099178e46fc8afb347f9627ecd9"/>
      </w:r>
      <w:r>
        <w:rPr pt14:Unid="6fc24da615bc410fad8810fbe531ec41">
          <w:rFonts w:ascii="Roboto" w:hAnsi="Roboto" pt14:Unid="9db20662bcd44b4aaf310c66745257bf"/>
          <w:color w:val="000000" pt14:Unid="794ad8488a0c41f08c6da2eba179458b"/>
          <w:sz w:val="22" pt14:Unid="3349fb8140d54945b2e34d552558cc71"/>
        </w:rPr>
        <w:t xml:space="preserve">The Interested Party is obligated to inform Carlsquare or the Target </w:t>
      </w:r>
      <w:del w:author="" w:id="2" w:date="2025-11-27T11:26:37.3296986+00:00">
        <w:r>
          <w:rPr pt14:Unid="f65144a0faab4adc8e7fa177f77c5c7f">
            <w:rFonts w:ascii="Roboto" w:hAnsi="Roboto" pt14:Unid="46de18f089784ed98b4a23bdda9d9677"/>
            <w:color w:val="000000" w:themeColor="text1" pt14:Unid="702a68821f5d4172b32f79e3d9e5c4a2"/>
            <w:sz w:val="22" pt14:Unid="121ba1621cd348d0b89b5b37df979d27"/>
            <w:szCs w:val="22" pt14:Unid="bc02de5da7c84efc96715dfe7bfdca2f"/>
            <w:lang w:val="en-GB" pt14:Unid="96e10e1804734034abe3abb667984c6c"/>
          </w:rPr>
          <w:delText>immediately</w:delText>
        </w:r>
      </w:del>
      <w:ins w:author="" w:id="3" w:date="2025-11-27T11:26:37.3296986+00:00">
        <w:r>
          <w:rPr pt14:Unid="6fc24da615bc410fad8810fbe531ec41">
            <w:rFonts w:ascii="Roboto" w:hAnsi="Roboto" pt14:Unid="9db20662bcd44b4aaf310c66745257bf"/>
            <w:color w:val="000000" pt14:Unid="794ad8488a0c41f08c6da2eba179458b"/>
            <w:sz w:val="22" pt14:Unid="3349fb8140d54945b2e34d552558cc71"/>
          </w:rPr>
          <w:t>without undue delay</w:t>
        </w:r>
      </w:ins>
      <w:r>
        <w:rPr pt14:Unid="6fc24da615bc410fad8810fbe531ec41">
          <w:rFonts w:ascii="Roboto" w:hAnsi="Roboto" pt14:Unid="9db20662bcd44b4aaf310c66745257bf"/>
          <w:color w:val="000000" pt14:Unid="794ad8488a0c41f08c6da2eba179458b"/>
          <w:sz w:val="22" pt14:Unid="3349fb8140d54945b2e34d552558cc71"/>
        </w:rPr>
        <w:t xml:space="preserve"> if it becomes aware of a violation of this Confidentiality Agreement. </w:t>
      </w:r>
    </w:p>
    <w:p pt14:Unid="b90369fbe7b04d10aa01976dcdf54e91">
      <w:pPr pt14:Unid="4d9acffb9f9d435284754cd36989ed2c">
        <w:pStyle w:val="Standard1" pt14:Unid="c6b31f9a801a45e8b7c56b0cbe3137bb"/>
        <w:keepNext pt14:Unid="8ffc1f3295284025a5e01275b26bc139"/>
        <w:tabs pt14:Unid="7bf34b45bf2742d0a4e873e7ed6f3693">
          <w:tab w:val="left" w:pos="720" pt14:Unid="afd1a9563ba446f09e7b1ae6e148db65"/>
        </w:tabs>
        <w:spacing w:line="360" w:lineRule="auto" pt14:Unid="b34b045cc93349f7aeebc1e901a39e0e"/>
        <w:ind w:left="720" w:hanging="720" pt14:Unid="76ef3a1df761458bb9837bccbb9a7044"/>
        <w:rPr pt14:Unid="eb8ac730d276424c86cb9c65b2b2e385">
          <w:rFonts w:ascii="Roboto" w:hAnsi="Roboto" pt14:Unid="8b3e36b81933460b8463d74c6028fa8c"/>
          <w:color w:val="000000" w:themeColor="text1" pt14:Unid="8f2745a8680446ca8f9070262e18a2ab"/>
          <w:sz w:val="22" pt14:Unid="172bbc7ea3ac41d7a9ebd95c0ed4c8e1"/>
          <w:szCs w:val="22" pt14:Unid="b3c16f01acd541ccb71fb8e73d9963fa"/>
          <w:lang w:val="en-GB" pt14:Unid="3c82fd9ab1c64a4eb1cc5ca983fdbc2d"/>
        </w:rPr>
      </w:pPr>
    </w:p>
    <w:p pt14:Unid="13bbab6e5bb443e2999c5cd48bfbe745">
      <w:pPr pt14:Unid="5d7f7867685b489da7515baac4f66ad1">
        <w:pStyle w:val="formhead1left" pt14:Unid="7b2b3c711a5d42beb65fb818a16dfeee"/>
        <w:keepNext pt14:Unid="c8b1fa6c4df14e41880d0c8b68bd9bd9"/>
        <w:spacing w:before="75" w:beforeAutospacing="0" w:after="75" w:afterAutospacing="0" pt14:Unid="1b0e0af6cc9f49eeba087af2463c549b"/>
        <w:jc w:val="center" pt14:Unid="10f3b6b7ddc044a8b4d4cdc6f0c601a6"/>
        <w:rPr pt14:Unid="24400ca92f814c12b2de7bf75bd8f0bb">
          <w:rFonts w:ascii="Roboto" w:hAnsi="Roboto" w:cs="Arial" pt14:Unid="79cafc5495eb441c95336cf152eac8a9"/>
          <w:b pt14:Unid="4fea98fbacaf48d08f3e59836bc9207f"/>
          <w:bCs pt14:Unid="d88d1ed50c4746288c62adb7b5403c6a"/>
          <w:sz w:val="22" pt14:Unid="8c4935a01bcb4b34b4903c05fb8420a5"/>
          <w:szCs w:val="22" pt14:Unid="f71c105a33b2469190732d524e28d7eb"/>
          <w:u w:val="single" pt14:Unid="59d4cf88689d4d4baeb4140c72cd2125"/>
          <w:lang w:val="en-GB" pt14:Unid="b7b4a7c26ea142eb87a01c07a9c58e55"/>
        </w:rPr>
      </w:pPr>
      <w:r>
        <w:rPr pt14:Unid="85daba30c1354812b33d378d3ce38359">
          <w:rStyle w:val="zit" pt14:Unid="9ff58b98d21f4714aa4cedafff853e1c"/>
          <w:rFonts w:ascii="Roboto" w:hAnsi="Roboto" w:cs="Arial" pt14:Unid="38e61b3eaa5944828015cfb067d5b991"/>
          <w:b pt14:Unid="885deb5f3446487b98e9ba9f2ac1c56c"/>
          <w:bCs pt14:Unid="786436260b14478387e9c082ef94ecba"/>
          <w:sz w:val="22" pt14:Unid="4f99b40198be4562a99108ded7c367b6"/>
          <w:szCs w:val="22" pt14:Unid="4921848db32a43a2b07beaeddd2e8bf7"/>
          <w:lang w:val="en-GB" pt14:Unid="14de1a5a361b47ddad626ad53036468b"/>
        </w:rPr>
        <w:t>§ 3</w:t>
      </w:r>
      <w:r>
        <w:rPr pt14:Unid="0081f29d0c69463da0918a69b7b6f0b9">
          <w:rStyle w:val="zit" pt14:Unid="480c46cdccfc4e45932bf4f4b47b712e"/>
          <w:rFonts w:ascii="Roboto" w:hAnsi="Roboto" w:cs="Arial" pt14:Unid="e005f3fde1df484586128937c4e50e85"/>
          <w:b pt14:Unid="a41c7b38ff3f432fb3dbe1e3bbb2858c"/>
          <w:bCs pt14:Unid="230f4c90468249eca9b6da2e1795759b"/>
          <w:sz w:val="22" pt14:Unid="f6e5444448384d0197cae9140cc98e1f"/>
          <w:szCs w:val="22" pt14:Unid="2bd3d00673cd491bbb1eab6d3c28a47e"/>
          <w:lang w:val="en-GB" pt14:Unid="83fb196950624b8eb6414cbee0af4588"/>
        </w:rPr>
        <w:br pt14:Unid="19321796bae04a08bc8d596d0968978c"/>
      </w:r>
      <w:r>
        <w:rPr pt14:Unid="6370cc8d28e24e80b35ede3547a29ee4">
          <w:rFonts w:ascii="Roboto" w:hAnsi="Roboto" w:cs="Arial" pt14:Unid="0b7f7ebf2f1f415cac50617cc9562d2b"/>
          <w:b pt14:Unid="3e80582714a848d097c9780b8d1fd4c1"/>
          <w:bCs pt14:Unid="d0c062f6444444f4bfd0958b10e6467a"/>
          <w:sz w:val="22" pt14:Unid="9398bbe91ba145218b07db9a38ee4c82"/>
          <w:szCs w:val="22" pt14:Unid="191db98cf9c54bb6a6e629b8498765d5"/>
          <w:u w:val="single" pt14:Unid="66bf4d0d96f34c5e89ffb8174536de8c"/>
          <w:lang w:val="en-GB" pt14:Unid="d7a8bc8a792248eaad76b589ae85add5"/>
        </w:rPr>
        <w:t>Transfer of Information</w:t>
      </w:r>
    </w:p>
    <w:p pt14:Unid="d2741e3911c34ffd85ca7f3b9c269a78">
      <w:pPr pt14:Unid="5163833a464f4d7489802a6ad5416899">
        <w:rPr pt14:Unid="60cc390ea1c54dbea2148a0a1dad13e3">
          <w:rFonts w:ascii="Roboto" w:hAnsi="Roboto" pt14:Unid="0647038448374867a077ece0f5a0261c"/>
          <w:sz w:val="22" pt14:Unid="90b4e537b98f4455953a037b07bad35e"/>
          <w:szCs w:val="22" pt14:Unid="7ace522f5896479d95b0e0154394d6e1"/>
          <w:lang w:val="en-GB" pt14:Unid="8136d8fad05c4a4f9c91dde4d8d9f686"/>
        </w:rPr>
      </w:pPr>
    </w:p>
    <w:p pt14:Unid="c863f896c1d74780992b04ca27aac00c">
      <w:pPr pt14:Unid="3d28b787d8b84cf6a40d47a400f747d4">
        <w:pStyle w:val="Standard1" pt14:Unid="8e289749a12e4583bb8a789c44544709"/>
        <w:keepNext pt14:Unid="275c862b2004417d8b64e40431c3a1dc"/>
        <w:tabs pt14:Unid="0ef450576b514cb7bc7826a5848874fb">
          <w:tab w:val="left" w:pos="720" pt14:Unid="57049fe19a31413383e1039b66e96250"/>
        </w:tabs>
        <w:spacing w:line="360" w:lineRule="auto" pt14:Unid="0c89f34eb7904ed4b9ea1f3fd80f8b5a"/>
        <w:ind w:left="720" w:hanging="720" pt14:Unid="fd001e3c825f4967b52dc4fcba4d8102"/>
        <w:rPr pt14:Unid="b6d0558fd28c4fa8b0e4f556ca168b3c">
          <w:rFonts w:ascii="Roboto" w:hAnsi="Roboto" pt14:Unid="eb783b9ac95242e1a44583ada88d4ff9"/>
          <w:bCs pt14:Unid="ce5d92c47edb4629951ab43bec2f96e5"/>
          <w:sz w:val="22" pt14:Unid="c739e7aa52ac4c799d04184e8cdf4c66"/>
          <w:szCs w:val="22" pt14:Unid="1b3fc857715d4dc989f0de55a23530ad"/>
          <w:lang w:val="en-GB" pt14:Unid="3674a8994de949c5832f1179169535f6"/>
        </w:rPr>
      </w:pPr>
      <w:r>
        <w:rPr pt14:Unid="41abfe726b87480a840cd364dc8b3c23">
          <w:rFonts w:ascii="Roboto" w:hAnsi="Roboto" pt14:Unid="328b518b2fad494992a57a97538d83d5"/>
          <w:bCs pt14:Unid="af5bfd5b5c8f4c0c88d9caba9ffb4824"/>
          <w:sz w:val="22" pt14:Unid="fa03efc0fedc471696600e6078037e2b"/>
          <w:szCs w:val="22" pt14:Unid="54f50d6e1497413daf415b4ea2bebaff"/>
          <w:lang w:val="en-GB" pt14:Unid="66f740c384fb466bba505313b6764534"/>
        </w:rPr>
        <w:t>3.1</w:t>
      </w:r>
      <w:r>
        <w:rPr pt14:Unid="6ec6b8504c904e1aa4ea4951e8d9459b">
          <w:rFonts w:ascii="Roboto" w:hAnsi="Roboto" pt14:Unid="6eef57c448ce4ded9441216906cedf99"/>
          <w:bCs pt14:Unid="88638714ee044c2eb5e6edc28d2d9bf6"/>
          <w:sz w:val="22" pt14:Unid="9b90a4a32e194923b89bb99c5fdc6367"/>
          <w:szCs w:val="22" pt14:Unid="37cb4a44dc2b41d5875c91ab34dedbc4"/>
          <w:lang w:val="en-GB" pt14:Unid="1c7c311165ad4d38b9bcc444b53ddfb7"/>
        </w:rPr>
        <w:tab pt14:Unid="940b736281e244398a9568ad4d6e92ee"/>
      </w:r>
      <w:r>
        <w:rPr pt14:Unid="ebad32672ffd4230839a68b171f1124d">
          <w:rFonts w:ascii="Roboto" w:hAnsi="Roboto" pt14:Unid="92d9ce4956d041e596e7cba38cb44bd4"/>
          <w:color w:val="000000" w:themeColor="text1" pt14:Unid="8645b00ae2224325ac10eccd925146dd"/>
          <w:sz w:val="22" pt14:Unid="64e61f367dd943649ec8544add9e2bd7"/>
          <w:szCs w:val="22" pt14:Unid="1ed7c030ada14b9a99b082a1a6758ebe"/>
          <w:lang w:val="en-GB" pt14:Unid="5e1ab51b0f9342e1b815632d10bda9a5"/>
        </w:rPr>
        <w:t>Carlsquare,</w:t>
      </w:r>
      <w:r>
        <w:rPr pt14:Unid="baed794bf86144cc94fd724024574a3f">
          <w:rFonts w:ascii="Roboto" w:hAnsi="Roboto" pt14:Unid="b83a2ab07db743098dd33d5ec87d1d9f"/>
          <w:bCs pt14:Unid="8ccb902febdd42afaff37ba05584b50e"/>
          <w:sz w:val="22" pt14:Unid="8363e805c50943febba873c93c684fc9"/>
          <w:szCs w:val="22" pt14:Unid="2f8aa88cd9294b63b2fa308ceab7b8ef"/>
          <w:lang w:val="en-GB" pt14:Unid="90b3485a57e74d05ab02882fbca178f6"/>
        </w:rPr>
        <w:t xml:space="preserve"> the Target and the Sellers assume no responsibility for the accuracy and completeness of the Confidential Information or the assumptions based on the Confidential Information.</w:t>
      </w:r>
    </w:p>
    <w:p pt14:Unid="4634921195d7493582d42252d0499347">
      <w:pPr pt14:Unid="72516f9632b643ef94cb308319f5a9d9">
        <w:pStyle w:val="Standard1" pt14:Unid="30a48313ab954cfab09e11a1a4ca14b1"/>
        <w:tabs pt14:Unid="ded16ee6425c4515ad9a07de951e95c0">
          <w:tab w:val="left" w:pos="720" pt14:Unid="afdbc69b631b44109f2ff8deba952992"/>
        </w:tabs>
        <w:spacing w:line="360" w:lineRule="auto" pt14:Unid="212ec575c63d4e3cb886feb0dd4ed66b"/>
        <w:ind w:left="720" w:hanging="720" pt14:Unid="94bc298dc09d47c2a336dd396ac409c6"/>
        <w:rPr pt14:Unid="02caa86bca7f410d85c138f7da45b13e">
          <w:rFonts w:ascii="Roboto" w:hAnsi="Roboto" pt14:Unid="5ff1392e255043199a56ec32500721e6"/>
          <w:bCs pt14:Unid="4e0bfd5427cf41de8d6b31defff6e505"/>
          <w:color w:val="auto" pt14:Unid="4fc8f294e25c49bbabad9491369c4bdf"/>
          <w:sz w:val="22" pt14:Unid="3b38e33c483e4f2199b1be5f3496053c"/>
          <w:szCs w:val="22" pt14:Unid="0091a64a0824415e8c5cc2b00618979b"/>
          <w:lang w:val="en-GB" pt14:Unid="8117be67aa024a0898e867c72d24dae0"/>
        </w:rPr>
      </w:pPr>
    </w:p>
    <w:p pt14:Unid="75ba41626f9444a093470136c1d1fe70">
      <w:pPr pt14:Unid="9a5cb8fb2c644bf0ac41b27fe245a29d">
        <w:pStyle w:val="Standard1" pt14:Unid="8483a26667e94910874f128aa3573ea1"/>
        <w:tabs pt14:Unid="16d90203cd7c4b1d95997f7d36349f50">
          <w:tab w:val="left" w:pos="720" pt14:Unid="7231962b215b443ca2ae32f25a1148d3"/>
        </w:tabs>
        <w:spacing w:line="360" w:lineRule="auto" pt14:Unid="3cb3093c635d45b0be20d9891bd88554"/>
        <w:ind w:left="720" w:hanging="720" pt14:Unid="f50a9fc2423242e6b7c3485c01cec5fe"/>
        <w:rPr pt14:Unid="bb5154f67b174cd9bf7bb8931d71ada7">
          <w:rFonts w:ascii="Roboto" w:hAnsi="Roboto" pt14:Unid="dcd465fbb4da4125bbb1a9c2b11a83ff"/>
          <w:color w:val="000000" w:themeColor="text1" pt14:Unid="b2c8367443f5423a8b06853750daca53"/>
          <w:sz w:val="22" pt14:Unid="7250e057d03f4c29b6a2507a8df3089a"/>
          <w:szCs w:val="22" pt14:Unid="e3110c3836ef4f5f95c84fd79ff1a6a0"/>
          <w:lang w:val="en-US" pt14:Unid="9a5a1a5d3c7b44258432b606edb88d89"/>
        </w:rPr>
      </w:pPr>
      <w:r>
        <w:rPr pt14:Unid="33450149afbe4d1c8a79f8b8b3af953c">
          <w:rFonts w:ascii="Roboto" w:hAnsi="Roboto" pt14:Unid="eef32cdfb79f4d6b85f0a22766649a97"/>
          <w:bCs pt14:Unid="8eda3dec9cc84387b6baa5356ad8968d"/>
          <w:sz w:val="22" pt14:Unid="564cb1a773a4440e97cd7a98b86da3aa"/>
          <w:szCs w:val="22" pt14:Unid="539606f19516400e86604f8be9b670bc"/>
          <w:lang w:val="en-GB" pt14:Unid="22058e1040cc42c5b18258f1bb805302"/>
        </w:rPr>
        <w:t>3.2</w:t>
      </w:r>
      <w:r>
        <w:rPr pt14:Unid="f579ba69aea949d49749da7422f98aa1">
          <w:rFonts w:ascii="Roboto" w:hAnsi="Roboto" pt14:Unid="3446aad183194cee871b0fe305767103"/>
          <w:bCs pt14:Unid="707841edddf5479baf7584e739bc1dff"/>
          <w:sz w:val="22" pt14:Unid="f2655b367b6a45c2ae0e4d85810962a5"/>
          <w:szCs w:val="22" pt14:Unid="2f7fbecad8a74118a40ef5a4e4d7844f"/>
          <w:lang w:val="en-GB" pt14:Unid="a31199ec0cc3406db1c157abeea97935"/>
        </w:rPr>
        <w:tab pt14:Unid="edbf4c64c03b4485a938d996b60084e9"/>
      </w:r>
      <w:r>
        <w:rPr pt14:Unid="7851650c2b2b4a399f6c743d8427259b">
          <w:rFonts w:ascii="Roboto" w:hAnsi="Roboto" pt14:Unid="cdb315f45c914e98b585f199717b51b2"/>
          <w:color w:val="000000" w:themeColor="text1" pt14:Unid="0bc82c6abfb24e1e8c76693215e25d46"/>
          <w:sz w:val="22" pt14:Unid="f42781d76b584efc977efd00099d38fa"/>
          <w:szCs w:val="22" pt14:Unid="305def015c2745ac80e8ce1a52844001"/>
          <w:lang w:val="en-US" pt14:Unid="0b0a6f89f8c54d6d97be3abeff213ba2"/>
        </w:rPr>
        <w:t xml:space="preserve">The Interested Party will not contact any of the Target’s organizations, employees or advisors or its affiliated companies or their business partners regarding the Planned Transaction without express notification in writing by </w:t>
      </w:r>
      <w:r>
        <w:rPr pt14:Unid="fcc3c906c8e14b4d8010e788eb936c7c">
          <w:rFonts w:ascii="Roboto" w:hAnsi="Roboto" pt14:Unid="3f13236551b84f1dbf9c905c6013b541"/>
          <w:color w:val="000000" w:themeColor="text1" pt14:Unid="b816fcdbdb0c414ba3a0cd35380a83df"/>
          <w:sz w:val="22" pt14:Unid="97f8e02b69084feead69136b71038bc9"/>
          <w:szCs w:val="22" pt14:Unid="a9e9d5c5a62340a08f5988901b826129"/>
          <w:lang w:val="en-GB" pt14:Unid="7c9be3f10c99479caef099d4d07fbc05"/>
        </w:rPr>
        <w:t>Carlsquare</w:t>
      </w:r>
      <w:r>
        <w:rPr pt14:Unid="9a44e4a2d9d04ae0a2d8c8348990a5f9">
          <w:rFonts w:ascii="Roboto" w:hAnsi="Roboto" pt14:Unid="f837858303554d829231607c6df9afcb"/>
          <w:color w:val="000000" w:themeColor="text1" pt14:Unid="e8b6fa8f366142c5b1e04a44ae48c2ae"/>
          <w:sz w:val="22" pt14:Unid="9ebbbee227e9477b9542799c66b9a6f5"/>
          <w:szCs w:val="22" pt14:Unid="4eb944a82a594d58b041daecfce6a1ac"/>
          <w:lang w:val="en-US" pt14:Unid="2b8072493bcd4510add6a092b56d597c"/>
        </w:rPr>
        <w:t xml:space="preserve"> or the Target as to specifically whom the Interested Party may address with regard to the transmission of Confidential Information.</w:t>
      </w:r>
    </w:p>
    <w:p pt14:Unid="466a5cf4981447ae821fe03636928461">
      <w:pPr pt14:Unid="a0337bddfabd4b4e988f9285e02e64f3">
        <w:pStyle w:val="Standard1" pt14:Unid="7260f1ed56104b53b201d018170e678a"/>
        <w:tabs pt14:Unid="fc45d84d8c6e432d9edf534f97f73075">
          <w:tab w:val="left" w:pos="720" pt14:Unid="b55debaa107c4c1bb7c9082888233b31"/>
        </w:tabs>
        <w:spacing w:line="360" w:lineRule="auto" pt14:Unid="9d92049c8042478e9d294f7b0c83e7c1"/>
        <w:ind w:left="720" w:hanging="720" pt14:Unid="a2b5d91d2bf540c48e50416fe3097238"/>
        <w:rPr pt14:Unid="3b058637eca54b6ebf7540cfde6836f6">
          <w:rFonts w:ascii="Roboto" w:hAnsi="Roboto" pt14:Unid="6c385919d8b947b3b33eaadedbb57e90"/>
          <w:bCs pt14:Unid="0b4b064bd4f3442b95bdccb87c015e5c"/>
          <w:sz w:val="22" pt14:Unid="dee75d92a5c34a5287b06f796deb5a76"/>
          <w:szCs w:val="22" pt14:Unid="fbf9bafc296b42949b91c8052b3de469"/>
          <w:lang w:val="en-GB" pt14:Unid="c263b2234c3f4ab586499991f4960bd4"/>
        </w:rPr>
      </w:pPr>
    </w:p>
    <w:p pt14:Unid="1c0ee8c7ef6d49b387f16f23dcbd1bf0">
      <w:pPr pt14:Unid="bf88789163df43179beb90298c129c60">
        <w:pStyle w:val="Standard1" pt14:Unid="4cf37274ea0449edbd0b6953f2f79440"/>
        <w:keepNext pt14:Unid="4b85132db96f470d943fd4966847b49f"/>
        <w:tabs pt14:Unid="e7dcfef66e9f4e0db048a9b66052eb28">
          <w:tab w:val="left" w:pos="720" pt14:Unid="ed83837afeed4e888110fc24016aeb18"/>
        </w:tabs>
        <w:spacing w:line="360" w:lineRule="auto" pt14:Unid="ebac18ffc04044559a99ed8a33c35029"/>
        <w:ind w:left="720" w:hanging="720" pt14:Unid="5d183dca30764be4b3461f344e6873ff"/>
        <w:rPr pt14:Unid="675722c16f0b4b119d4d6cb4e532aaf8">
          <w:rFonts w:ascii="Roboto" w:hAnsi="Roboto" pt14:Unid="a63ef31ff2484a9cb61db7043f6ed727"/>
          <w:bCs pt14:Unid="5a0ca0553f224233a2c9807da8ce0e08"/>
          <w:color w:val="auto" pt14:Unid="52292a619e5d4298a855b2632216b589"/>
          <w:sz w:val="22" pt14:Unid="57d9e87664da467eb4aa3ab1e4100239"/>
          <w:szCs w:val="22" pt14:Unid="0115268d0cad4d509df15643188942e6"/>
          <w:lang w:val="en-GB" pt14:Unid="a6dc2c8eb6b84e968e71eae4d655119e"/>
        </w:rPr>
      </w:pPr>
      <w:r>
        <w:rPr pt14:Unid="21359cb657c84d868ed5e0cb54ca9987">
          <w:rFonts w:ascii="Roboto" w:hAnsi="Roboto" pt14:Unid="8896165b88a24732a3a00d9883098d5b"/>
          <w:bCs pt14:Unid="d29127cb6bb142d9bcf1214c43aa2498"/>
          <w:sz w:val="22" pt14:Unid="498001f8ddf248dc85520140c1ecec32"/>
          <w:szCs w:val="22" pt14:Unid="24ccb249dc5d48b09afa5663dc8f244b"/>
          <w:lang w:val="en-GB" pt14:Unid="da5876c5d48647599adcd007f437ad44"/>
        </w:rPr>
        <w:t>3.3</w:t>
      </w:r>
      <w:r>
        <w:rPr pt14:Unid="cce5abd24fc24285b5195506fe4407c7">
          <w:rFonts w:ascii="Roboto" w:hAnsi="Roboto" pt14:Unid="30f93c6eb13f4a4c97a9c61b142cb113"/>
          <w:bCs pt14:Unid="6159bb83f85a42abb7dbd99a3bbcf721"/>
          <w:sz w:val="22" pt14:Unid="ac1d36d3415647ab963253031becb8af"/>
          <w:szCs w:val="22" pt14:Unid="e44f1d62b9034a3c9dde47ad4eac6731"/>
          <w:lang w:val="en-GB" pt14:Unid="b621a954dbea4535a12f31a2c0aa838d"/>
        </w:rPr>
        <w:tab pt14:Unid="e6c89f3ee7fb4d128490ea69d4ae17ff"/>
      </w:r>
      <w:r>
        <w:rPr pt14:Unid="a2ae845143f84cc787f4dd2b4a07e6ed">
          <w:rFonts w:ascii="Roboto" w:hAnsi="Roboto" pt14:Unid="a518c8a1bc5e495f9a2f6c42c87f5303"/>
          <w:bCs pt14:Unid="6e7f8718f182475984ae7bab86557c31"/>
          <w:color w:val="auto" pt14:Unid="a454c35c449e494893b594e3a3b916bd"/>
          <w:sz w:val="22" pt14:Unid="36c2df10f5da4653a03a97dd08d78fe8"/>
          <w:szCs w:val="22" pt14:Unid="e3a2e1b7dc1a4d0da1ad4cf519fbab7c"/>
          <w:lang w:val="en-GB" pt14:Unid="02ba02bdedee4ad19f4758f4fb56503f"/>
        </w:rPr>
        <w:t>Neither the terms of this Confidentiality Agreement nor the Confidential Information transmitted to the Interested Party shall have any legal or contractual content with respect to the Planned Transaction or in any other way beyond the terms of this Confidentiality Agreement. In particular, the Confidential Information remains the intellectual property of the Target or its affiliated companies and no rights for use or license are established by the passing on of such information to the Interested Party or third parties.</w:t>
      </w:r>
    </w:p>
    <w:p pt14:Unid="5fda5305b26c4c298e9900b3f933bd45">
      <w:pPr pt14:Unid="f2a0855df9444e66bdcae7252b4dfd63">
        <w:pStyle w:val="Standard1" pt14:Unid="fb3a53c8ea474c2e804ab6e524762467"/>
        <w:keepNext pt14:Unid="3965093d50da4db0bb19dd883867f651"/>
        <w:tabs pt14:Unid="d8799a7f02754ee4a63f116c7ab854a8">
          <w:tab w:val="left" w:pos="720" pt14:Unid="99c23e0644bc4874bbbb5e986cb953f9"/>
        </w:tabs>
        <w:spacing w:line="360" w:lineRule="auto" pt14:Unid="934aa6f5b09a400fbc2961803b2160e9"/>
        <w:ind w:left="720" w:hanging="720" pt14:Unid="71f45877c0db4313a308c6d2715710e9"/>
        <w:rPr pt14:Unid="7097a86d360f49568f06f74b2d514b7d">
          <w:rFonts w:ascii="Roboto" w:hAnsi="Roboto" pt14:Unid="c951e78f57ce4baabc0269a158184e09"/>
          <w:sz w:val="22" pt14:Unid="9801509e691a4d858596c4c2739f8474"/>
          <w:szCs w:val="22" pt14:Unid="f9dd53b9f7ff4a29b09d9d91ba018fa6"/>
          <w:lang w:val="en-GB" pt14:Unid="5be7d7aec6aa4567a9095d90c2389984"/>
        </w:rPr>
      </w:pPr>
    </w:p>
    <w:p pt14:Unid="d3ee81be0d984c58a767ea846e95d118">
      <w:pPr pt14:Unid="16d2c5386946430e86466d12f061235d">
        <w:pStyle w:val="Standard1" pt14:Unid="866543c5c4ce401a85b2d72d6353ce32"/>
        <w:keepNext pt14:Unid="a557007746624606bd638216e972854f"/>
        <w:tabs pt14:Unid="a4d1c3f96c89483db5b6241268aee360">
          <w:tab w:val="left" w:pos="3659" pt14:Unid="fb241aec07734d15b82c850c14a96fd8"/>
        </w:tabs>
        <w:spacing w:line="360" w:lineRule="auto" pt14:Unid="5192cc63cf414a3fa4ec8b5d7773b0eb"/>
        <w:ind w:right="175" pt14:Unid="50b75b0a80a24923b0c3fa2d2374f964"/>
        <w:jc w:val="center" pt14:Unid="ec10b36d498348ee8519b38f5c3960a0"/>
        <w:rPr pt14:Unid="79e4955fc576439b85de34b4aeb5ae3b">
          <w:rFonts w:ascii="Roboto" w:hAnsi="Roboto" pt14:Unid="127a8343a66d4bf995060f7e72831624"/>
          <w:b pt14:Unid="5db3d6aaf0ec4fe591407a4d3d5cdce6"/>
          <w:i pt14:Unid="e41b59884dda44d9a4d357d83824b4b3"/>
          <w:color w:val="000000" w:themeColor="text1" pt14:Unid="1772ecdb772a4433a7125e01e26edb08"/>
          <w:sz w:val="22" pt14:Unid="973c069ce895424a9d91ab47b180a00c"/>
          <w:szCs w:val="22" pt14:Unid="0af0dfbbf3f94fb29d5b8aafdc856620"/>
          <w:u w:val="single" pt14:Unid="ddecf11d9d8e4afbb3e0e9be5a9cf9da"/>
          <w:lang w:val="en-GB" pt14:Unid="8940b1b4e3b04d278183e7c15f5f1d48"/>
        </w:rPr>
      </w:pPr>
      <w:r>
        <w:rPr pt14:Unid="f519ba4d29504b3699cb1898e817db59">
          <w:rFonts w:ascii="Roboto" w:hAnsi="Roboto" pt14:Unid="7d18ef91c49544fb9bfde955889d4ed7"/>
          <w:b pt14:Unid="2594a226838c4137a6cd8b4c0292c932"/>
          <w:color w:val="000000" w:themeColor="text1" pt14:Unid="529dc32a524e4574b77631efeabde70b"/>
          <w:sz w:val="22" pt14:Unid="209114e6bd354589a1a9366710b70f04"/>
          <w:szCs w:val="22" pt14:Unid="e999d5f0d49247acaa71c940ad20d492"/>
          <w:lang w:val="en-GB" pt14:Unid="9affb66d048b44c99966abb2a7f1e46c"/>
        </w:rPr>
        <w:t>§ 4</w:t>
      </w:r>
      <w:r>
        <w:rPr pt14:Unid="64338876bda74d98a67b7b2dd6c9891d">
          <w:rFonts w:ascii="Roboto" w:hAnsi="Roboto" pt14:Unid="644ea1e8f0f04f09979061ab9c69def9"/>
          <w:b pt14:Unid="4f311bc6a96c4c2ca564a14ffc3684a2"/>
          <w:color w:val="000000" w:themeColor="text1" pt14:Unid="a0f6eb31ee1644d9a2d2e9f44802d669"/>
          <w:sz w:val="22" pt14:Unid="789f9f704dab4f069166b9f1c50dd9d8"/>
          <w:szCs w:val="22" pt14:Unid="7630a8cfeca144a08aab1acfcd88602f"/>
          <w:lang w:val="en-GB" pt14:Unid="0c3242babd464daa86423f3560799cd5"/>
        </w:rPr>
        <w:br pt14:Unid="7b674fed0371484f9a1e609db7b7b9b9"/>
      </w:r>
      <w:r>
        <w:rPr pt14:Unid="be2838bfe497402690d5f019f951a81d">
          <w:rFonts w:ascii="Roboto" w:hAnsi="Roboto" pt14:Unid="5dcd1e5e57414539a4acdaa617734c89"/>
          <w:b pt14:Unid="d96779011fa84494b365284522f8830c"/>
          <w:color w:val="000000" w:themeColor="text1" pt14:Unid="80e4d490903147eb84008f6e4a9db42f"/>
          <w:sz w:val="22" pt14:Unid="b5ed1c604b8b46a4a1886458b70a7218"/>
          <w:szCs w:val="22" pt14:Unid="0147738da5e649539f495ce4d0d4c760"/>
          <w:u w:val="single" pt14:Unid="ddc79b3c8ed8413aa20d33c673f378e4"/>
          <w:lang w:val="en-US" pt14:Unid="bfcd2ee8c5e1446ebbf442c2810ff3c8"/>
        </w:rPr>
        <w:t>Disclosure of Confidential Information</w:t>
      </w:r>
    </w:p>
    <w:p pt14:Unid="dba6c16a7ab249c39faf10b360ff2923">
      <w:pPr pt14:Unid="5bd9e356a9614eb1bb3089129a4133f4">
        <w:rPr pt14:Unid="1c509951825045c0a72fdc64435487ac">
          <w:rFonts w:ascii="Roboto" w:hAnsi="Roboto" pt14:Unid="76d9f73c713e4486b3acfbd825cce8ca"/>
          <w:sz w:val="22" pt14:Unid="427cd96e7cd74afcbefc99e2dc925710"/>
          <w:szCs w:val="22" pt14:Unid="cb16b9bc12d343ae89d4fb4df672bb5d"/>
          <w:lang w:val="en-GB" pt14:Unid="66acb5abff6748a1a1c5ab204a64d483"/>
        </w:rPr>
      </w:pPr>
    </w:p>
    <w:p pt14:Unid="7805269a027c4be3b21827b71825187c">
      <w:pPr pt14:Unid="f2ed0aff0f044479a67da32d74627631">
        <w:pStyle w:val="Standard1" pt14:Unid="e04869da030045ea91c68e58f9e30750"/>
        <w:keepNext pt14:Unid="0d8ac81d69d44fda9d47d6fa6e71f924"/>
        <w:tabs pt14:Unid="c964a49aae4c472fbd10c31440adc0e2">
          <w:tab w:val="left" w:pos="720" pt14:Unid="cdd64956e2c24d08830bbff913a013bf"/>
          <w:tab w:val="left" w:pos="3659" pt14:Unid="e0260c153add4134b223ad7c477d8ce1"/>
        </w:tabs>
        <w:spacing w:line="360" w:lineRule="auto" pt14:Unid="79715b31ab9f4d5a9d06194f2dd2fc4e"/>
        <w:ind w:right="175" pt14:Unid="03677e1e6be04c658df281c2f70de2bc"/>
        <w:rPr pt14:Unid="a092bc56dd9348208ddd189e5ae77f3e">
          <w:rFonts w:ascii="Roboto" w:hAnsi="Roboto" pt14:Unid="cf6c5797925c4342969b0dfe2cfc1354"/>
          <w:color w:val="000000" w:themeColor="text1" pt14:Unid="70c855ce333e4e3bbee14ee1d612c9a9"/>
          <w:sz w:val="22" pt14:Unid="4eaf98c64a304bfead5e0b171dc642ea"/>
          <w:szCs w:val="22" pt14:Unid="95c4d14bcb23499285a08f9585173c8b"/>
          <w:lang w:val="en-GB" pt14:Unid="272338e5af8e402f852ed331abbce281"/>
        </w:rPr>
      </w:pPr>
      <w:r>
        <w:rPr pt14:Unid="d89a27090f2d4ba88366e482177febc7">
          <w:rFonts w:ascii="Roboto" w:hAnsi="Roboto" pt14:Unid="db43dd5fc4f241dcab661d776b807cf6"/>
          <w:color w:val="000000" w:themeColor="text1" pt14:Unid="2b56171c300d4c3f9d3f871883b619f3"/>
          <w:sz w:val="22" pt14:Unid="9b9df44b94c14b9f8916a57a9c0c403c"/>
          <w:szCs w:val="22" pt14:Unid="18ab6eb657304d26bb9f8c5b6b28f542"/>
          <w:lang w:val="en-GB" pt14:Unid="f67ce21d3b6c4ba59fbcb5142cf0390d"/>
        </w:rPr>
        <w:t>The Confidential Information may only be made available to the management and the employees of the Interested Party and their external advisors; such as auditors, tax advisers and lawyers, to the extent that this is necessary for the purpose specified in § 2.2 and the persons to whom the Confidential Information is passed are obligated by profession or by a contract guaranteeing a level of protection at least equivalent to this Confidentiality Agreement to keep the Confidential Information confidential.</w:t>
      </w:r>
    </w:p>
    <w:p pt14:Unid="dde08b8c2132439ca9ac0fc7ffe46264">
      <w:pPr pt14:Unid="c70b25efacd04e75971a200d431da326">
        <w:pStyle w:val="Standard1" pt14:Unid="ed136ec18d264e6294e64e9cc7ff1c7c"/>
        <w:spacing w:line="360" w:lineRule="auto" pt14:Unid="b79393ffdc85446181504f3e652472a0"/>
        <w:rPr pt14:Unid="6b2eea2729a94b6e9354a9fac261a103">
          <w:rFonts w:ascii="Roboto" w:hAnsi="Roboto" pt14:Unid="707d492da2cf498089a534508e1bc7d9"/>
          <w:color w:val="000000" w:themeColor="text1" pt14:Unid="94b564a0a8924da3899c64dac08ca8f0"/>
          <w:sz w:val="22" pt14:Unid="6bed87be1c8b4c9c80ba34f1f0865135"/>
          <w:szCs w:val="22" pt14:Unid="e5248e17b01140488448064734f8072b"/>
          <w:lang w:val="en-GB" pt14:Unid="c4c6fe7a45b94808ab766cc3c581f613"/>
        </w:rPr>
      </w:pPr>
    </w:p>
    <w:p pt14:Unid="d9da2a80f53244a9a49f64cb7455621d">
      <w:pPr pt14:Unid="4782e0be860a480084c74a11d63def2b">
        <w:pStyle w:val="Standard1" pt14:Unid="6598ae1c99714fd8baff6ab69b3b445f"/>
        <w:keepNext pt14:Unid="f75336464bdb4fd48cbb65f411ffad7d"/>
        <w:tabs pt14:Unid="86b499b1e5904f2b9adebd8de6a810ac">
          <w:tab w:val="left" w:pos="3659" pt14:Unid="5cbc21e5cb834293a7427606158e48fa"/>
        </w:tabs>
        <w:spacing w:line="360" w:lineRule="auto" pt14:Unid="c6a44050d37249108b9d9db4b59ad9c4"/>
        <w:ind w:right="175" pt14:Unid="5243455931d641b6adeec70db1cc0f9c"/>
        <w:jc w:val="center" pt14:Unid="6968df6a907d4b728e3e6c645acacd52"/>
        <w:rPr pt14:Unid="9e6c45972507401ba0db75bb1247243d">
          <w:rFonts w:ascii="Roboto" w:hAnsi="Roboto" pt14:Unid="e310834bea4941358dfedc7ce05a3f0f"/>
          <w:b pt14:Unid="8835082b9b7b4808b9fd6a8752800cd6"/>
          <w:color w:val="000000" w:themeColor="text1" pt14:Unid="b4d6dbc48c854d33b8301ba8530f0217"/>
          <w:sz w:val="22" pt14:Unid="08279b3b61c74dc0b230fa3e1beb9970"/>
          <w:szCs w:val="22" pt14:Unid="b81247761bbb4676b90855cdd2eaae24"/>
          <w:u w:val="single" pt14:Unid="8dc7f882a7e74845907c43217e1982cc"/>
          <w:lang w:val="en-GB" pt14:Unid="9715667ec3514e3d8f8e70196fc518af"/>
        </w:rPr>
      </w:pPr>
      <w:r>
        <w:rPr pt14:Unid="a6675550c2224f3fac58f6aeea640a92">
          <w:rFonts w:ascii="Roboto" w:hAnsi="Roboto" pt14:Unid="605b62cb5cb44c5faea09bdf821aba10"/>
          <w:b pt14:Unid="80bf1b801b014acba4d0bac4240b2065"/>
          <w:color w:val="000000" w:themeColor="text1" pt14:Unid="11842e3385f04d619ffb2388c3b28ca9"/>
          <w:sz w:val="22" pt14:Unid="8a8bc083c5d1441a911f4a5def19b97a"/>
          <w:szCs w:val="22" pt14:Unid="6255e1cf5399439fa5cc3c2aac4651d2"/>
          <w:lang w:val="en-GB" pt14:Unid="891eeff427c44ecebf4f95f8c7a025ac"/>
        </w:rPr>
        <w:t>§ 5</w:t>
      </w:r>
      <w:r>
        <w:rPr pt14:Unid="f42d32417b254e75a5afb19a411f5317">
          <w:rFonts w:ascii="Roboto" w:hAnsi="Roboto" pt14:Unid="9a8b6848901344948bfaef3c5f7cf8a4"/>
          <w:b pt14:Unid="2092b998bc0946309f5e3b813092e14d"/>
          <w:color w:val="000000" w:themeColor="text1" pt14:Unid="34df0f8a49274e8eac3d38670ba57671"/>
          <w:sz w:val="22" pt14:Unid="894400c6f9cf49408b0795fb2ac1359c"/>
          <w:szCs w:val="22" pt14:Unid="14d33ad326cb4b11bca7a0c10e12bec2"/>
          <w:lang w:val="en-GB" pt14:Unid="5eb8a4df17844092a2f4e55c045e4ea5"/>
        </w:rPr>
        <w:br pt14:Unid="9b971b0d152b4c4c9f4dece20921f973"/>
      </w:r>
      <w:r>
        <w:rPr pt14:Unid="c07e443ed4ed40bb8ab672022fcfa77a">
          <w:rFonts w:ascii="Roboto" w:hAnsi="Roboto" pt14:Unid="40b595899caf4358843365621378a2f0"/>
          <w:b pt14:Unid="da860986da294e7b8aa39fe244f61c96"/>
          <w:color w:val="000000" w:themeColor="text1" pt14:Unid="85617215f68348698538dc962165d8c8"/>
          <w:sz w:val="22" pt14:Unid="f60864750f7e41a8b5d7b2b94137f8d1"/>
          <w:szCs w:val="22" pt14:Unid="c764267bf53745c1aca1aed9770ec156"/>
          <w:u w:val="single" pt14:Unid="004e3f04a10e430681e1fd5fab7c21ee"/>
          <w:lang w:val="en-US" pt14:Unid="8f03f1895d354ccfad37f4be86ab532d"/>
        </w:rPr>
        <w:t>Disclosure, Destruction and Deletion of Confidential Information</w:t>
      </w:r>
    </w:p>
    <w:p pt14:Unid="a72d5ae588f64d9ea09fb87165622cfb">
      <w:pPr pt14:Unid="cb3dc554d2274a78ad3847b7337f5381">
        <w:rPr pt14:Unid="f8978f3e65104900adaaf3ca0cdb011e">
          <w:rFonts w:ascii="Roboto" w:hAnsi="Roboto" pt14:Unid="cfba399964904142b23862ea036bf57b"/>
          <w:sz w:val="22" pt14:Unid="24d41b027c364ea8b1f1e4ae05f489f6"/>
          <w:szCs w:val="22" pt14:Unid="9f663ef9d30f4bc5b5d7b9e8f3cc77c0"/>
          <w:lang w:val="en-GB" pt14:Unid="555fb4a6dcb24f9eb48c81f0f5635c04"/>
        </w:rPr>
      </w:pPr>
    </w:p>
    <w:p pt14:Unid="bfb950d126114e8ab215a25ea7800896">
      <w:pPr pt14:Unid="5fb40581a8c64120a06c238e353e57cd">
        <w:pStyle w:val="Standard1" pt14:Unid="5804a643df8347eb876bb0e4e764438e"/>
        <w:spacing w:line="360" w:lineRule="auto" pt14:Unid="6e2a285bcf8b4e979f464be183f09d53"/>
        <w:rPr pt14:Unid="47f27b6267a840d9834605e414be0530">
          <w:rFonts w:ascii="Roboto" w:hAnsi="Roboto" pt14:Unid="7c1953f9f2994f18b720c39eb6b9097a"/>
          <w:color w:val="000000" w:themeColor="text1" pt14:Unid="e9f7fc1517494d40a67bff37c360a1a8"/>
          <w:sz w:val="22" pt14:Unid="92405920cc0b493380c6d8568cc40e53"/>
          <w:szCs w:val="22" pt14:Unid="48b84cc3c8384073be4f1a9ea59a5d2d"/>
          <w:lang w:val="en-GB" pt14:Unid="73738ea5f6184518bf3a525c21a082e7"/>
        </w:rPr>
      </w:pPr>
      <w:r>
        <w:rPr pt14:Unid="ed2e8a22071c49e0be2d6c579a7cb603">
          <w:rFonts w:ascii="Roboto" w:hAnsi="Roboto" pt14:Unid="94af867f98c141149848bfb6db00eba2"/>
          <w:color w:val="000000" pt14:Unid="92a1c87689b8486c8bcc5cab05826f8b"/>
          <w:sz w:val="22" pt14:Unid="50a84f264a0447d08089466584e7a2b6"/>
        </w:rPr>
        <w:t>At the request of Carlsquare or the Target, the Interested Party shall return all documents containing Confidential Information without delay and shall undertake measures to delete electronically stored data containing Confidential Information</w:t>
      </w:r>
      <w:ins w:author="" w:id="4" w:date="2025-11-27T11:26:37.3296986+00:00">
        <w:r>
          <w:rPr pt14:Unid="ed2e8a22071c49e0be2d6c579a7cb603">
            <w:rFonts w:ascii="Roboto" w:hAnsi="Roboto" pt14:Unid="94af867f98c141149848bfb6db00eba2"/>
            <w:color w:val="000000" pt14:Unid="92a1c87689b8486c8bcc5cab05826f8b"/>
            <w:sz w:val="22" pt14:Unid="50a84f264a0447d08089466584e7a2b6"/>
          </w:rPr>
          <w:t>, except for backup storage or audit archives</w:t>
        </w:r>
      </w:ins>
      <w:r>
        <w:rPr pt14:Unid="ed2e8a22071c49e0be2d6c579a7cb603">
          <w:rFonts w:ascii="Roboto" w:hAnsi="Roboto" pt14:Unid="94af867f98c141149848bfb6db00eba2"/>
          <w:color w:val="000000" pt14:Unid="92a1c87689b8486c8bcc5cab05826f8b"/>
          <w:sz w:val="22" pt14:Unid="50a84f264a0447d08089466584e7a2b6"/>
        </w:rPr>
        <w:t>. With regard to Confidential Information stored on electronic data carriers, this applies only to the extent that it is technically possible and economically reasonable. Retention rights including the generating of copies or reproductions of any kind are excluded.</w:t>
      </w:r>
    </w:p>
    <w:p pt14:Unid="c21dc9f79fab43fb904389b4e6fd2d1f">
      <w:pPr pt14:Unid="a38e6c73873646f983185af62d8036ff">
        <w:pStyle w:val="Standard1" pt14:Unid="db7d07a94b9047b29a485cb5d9b67fdc"/>
        <w:spacing w:line="360" w:lineRule="auto" pt14:Unid="39c01caa0ab6426c817919a4c9911d20"/>
        <w:rPr pt14:Unid="f5f4d646304645efb8365c2fa87be8cd">
          <w:rFonts w:ascii="Roboto" w:hAnsi="Roboto" pt14:Unid="8be58e146a8b4dadbe997a86be053b7b"/>
          <w:color w:val="000000" w:themeColor="text1" pt14:Unid="e33df14530714d76969e73bae9c74dec"/>
          <w:sz w:val="22" pt14:Unid="5e17a164da0b4fcfb3aa9f2231becf3c"/>
          <w:szCs w:val="22" pt14:Unid="91aaa858231041dfa4bd64083399a51f"/>
          <w:lang w:val="en-GB" pt14:Unid="3f60d74e2590496c9b7cfbeab2a6c568"/>
        </w:rPr>
      </w:pPr>
    </w:p>
    <w:p pt14:Unid="0c449dc8ab634e3b9bd857342c24d3f8">
      <w:pPr pt14:Unid="af682b0640e74ce08ce15170f63bb50e">
        <w:pStyle w:val="Standard1" pt14:Unid="38316a68fc9d43149802b407e7a208ee"/>
        <w:tabs pt14:Unid="c09abffcc31e4e93945bae09b521ea14">
          <w:tab w:val="left" w:pos="3659" pt14:Unid="fce3671e7b6945848a9cb133d956d0f6"/>
        </w:tabs>
        <w:spacing w:line="360" w:lineRule="auto" pt14:Unid="4ce05a599bf94385945f9ba3835782a6"/>
        <w:ind w:right="175" pt14:Unid="2a53afefe1f64428b0a6b5b41e7315d1"/>
        <w:jc w:val="center" pt14:Unid="72ef91d5b8854cc49271fcdec4a1e998"/>
        <w:rPr pt14:Unid="e4b987a1bc8b44b4b558551d7c978e00">
          <w:rFonts w:ascii="Roboto" w:hAnsi="Roboto" pt14:Unid="ce5c3ceee3e64663b02e8fec7d817aaf"/>
          <w:b pt14:Unid="fc34d6f31a064526ad6e03ed7ee25a66"/>
          <w:color w:val="000000" w:themeColor="text1" pt14:Unid="fae46932840643029176994a87193f4d"/>
          <w:sz w:val="22" pt14:Unid="f317004a51354874a2b26193ad57d6fa"/>
          <w:szCs w:val="22" pt14:Unid="ebef89271fcd417d906881c45170eeef"/>
          <w:u w:val="single" pt14:Unid="04884a6f16e54167a28b7335bb09b46f"/>
          <w:lang w:val="en-GB" pt14:Unid="f87675cb64134e0bb5597c8954eea27d"/>
        </w:rPr>
      </w:pPr>
      <w:r>
        <w:rPr pt14:Unid="9c2f04be59074fab939ba58a9496f80a">
          <w:rFonts w:ascii="Roboto" w:hAnsi="Roboto" pt14:Unid="1b903d6bc4284ee495bea896fa28ddf8"/>
          <w:b pt14:Unid="32144d9e0cc648d1bd7d8c09efdd0879"/>
          <w:color w:val="000000" w:themeColor="text1" pt14:Unid="e11c65cb53524581902f8be4170103f4"/>
          <w:sz w:val="22" pt14:Unid="902d2fd71b5f492ea63aa85d6001c015"/>
          <w:szCs w:val="22" pt14:Unid="d1704fd69bcd4676bc2728081ae2a33b"/>
          <w:lang w:val="en-GB" pt14:Unid="19db0feb1d0d4394adb578c8a6b6285a"/>
        </w:rPr>
        <w:t>§ 6</w:t>
      </w:r>
      <w:r>
        <w:rPr pt14:Unid="9928cc05bb054798bd59d1f13ffcf7e4">
          <w:rFonts w:ascii="Roboto" w:hAnsi="Roboto" pt14:Unid="559d5faa65c04d828fe32ee606dc9061"/>
          <w:b pt14:Unid="244f7fbf71f24267bf5ccf6c70dd08e3"/>
          <w:color w:val="000000" w:themeColor="text1" pt14:Unid="d073bd078c7548cd8036eeb1af03d13c"/>
          <w:sz w:val="22" pt14:Unid="8deb7d67fb104a999bced89c883273e0"/>
          <w:szCs w:val="22" pt14:Unid="bc3c1338f33644dd9e9d8a9ae9d1edd7"/>
          <w:lang w:val="en-GB" pt14:Unid="30c6c2258f6c4ea6ab804bdd69016391"/>
        </w:rPr>
        <w:br pt14:Unid="21bdd092dfa14870923adf6630aa5319"/>
      </w:r>
      <w:r>
        <w:rPr pt14:Unid="a2c44db788cc48cba9a694d8bc411366">
          <w:rFonts w:ascii="Roboto" w:hAnsi="Roboto" pt14:Unid="5038a17f6b124802acca0342c6d7cafa"/>
          <w:b pt14:Unid="79992d5e95584b0fb0b017812864a58e"/>
          <w:color w:val="000000" w:themeColor="text1" pt14:Unid="7eff1024fb21467184ffde0a7604f49f"/>
          <w:sz w:val="22" pt14:Unid="319ea3b610ca4cebbf4cdc0bc638b5cc"/>
          <w:szCs w:val="22" pt14:Unid="270368bfc47b4db38489a6f8451197f5"/>
          <w:u w:val="single" pt14:Unid="0ca9b92d3d514cb0ba456ebbbc3c6cd8"/>
          <w:lang w:val="en-GB" pt14:Unid="bb31575d8f7f440395f8092090c09d3d"/>
        </w:rPr>
        <w:t>Headhunting</w:t>
      </w:r>
    </w:p>
    <w:p pt14:Unid="24af6cb523db46a882fe422e7623d972">
      <w:pPr pt14:Unid="341106f92f894db4b71ed030381040d5">
        <w:pStyle w:val="Standard1" pt14:Unid="b587783129864ea69b04f42e468cb36c"/>
        <w:tabs pt14:Unid="04d3055d63cb4ac4a8ad98c86287de44">
          <w:tab w:val="left" w:pos="3659" pt14:Unid="0fbc1f2e34f54296bc413124a005baef"/>
        </w:tabs>
        <w:spacing w:line="360" w:lineRule="auto" pt14:Unid="b578fffb45a1455397f93410a7c922c2"/>
        <w:ind w:right="175" pt14:Unid="0d4356d4927243f08f56914f169d6b04"/>
        <w:jc w:val="left" pt14:Unid="107ed6b02e6a44b3a735b4bfcea82802"/>
        <w:rPr pt14:Unid="0cb29ae8592c4892a036a9ad452ada28">
          <w:rFonts w:ascii="Roboto" w:hAnsi="Roboto" pt14:Unid="ea468f084b394cf29539f596ec27a2e1"/>
          <w:color w:val="000000" w:themeColor="text1" pt14:Unid="5a080b481ff547be9d1aac3bb941dd31"/>
          <w:sz w:val="22" pt14:Unid="61196c7f67ef46ca8cb70beeb50806f8"/>
          <w:szCs w:val="22" pt14:Unid="cc55c8cbac2e4c1997eb2d4a37b2830b"/>
          <w:u w:val="single" pt14:Unid="719268dcd0a747409fc19725f1c0fd44"/>
          <w:lang w:val="en-GB" pt14:Unid="80b5ab06ed8a428dabdd32facf74b647"/>
        </w:rPr>
      </w:pPr>
    </w:p>
    <w:p pt14:Unid="c1db1660715641258fce81e0af0d94c6">
      <w:pPr pt14:Unid="c645befb931e42169e229da1ccbd0564">
        <w:pStyle w:val="Standard1" pt14:Unid="4b3f43788dff406f9fefc1d9d0d1d4c6"/>
        <w:tabs pt14:Unid="db30574b4d884f9b8f49ef9edbde67a4">
          <w:tab w:val="left" w:pos="720" pt14:Unid="82ba37af7263480e85139b67b4d910f6"/>
          <w:tab w:val="left" w:pos="3659" pt14:Unid="54ea0668cc374e699d52d64a48ba9071"/>
        </w:tabs>
        <w:spacing w:line="360" w:lineRule="auto" pt14:Unid="ae30d8c5029b420782daf69278b4c295"/>
        <w:ind w:left="720" w:right="175" w:hanging="720" pt14:Unid="799e7d8f59a24d43b8ce9c25fbd42b43"/>
        <w:rPr pt14:Unid="88a289329e2f4def80bcbba78302e6ec">
          <w:rFonts w:ascii="Roboto" w:hAnsi="Roboto" pt14:Unid="a24ac8d2f96848b3b7d381c713b61399"/>
          <w:color w:val="000000" w:themeColor="text1" pt14:Unid="beb711c4e5114c5ea55904687bb5c396"/>
          <w:sz w:val="22" pt14:Unid="3e25cf73dd53405f8e5620163cef1162"/>
          <w:szCs w:val="22" pt14:Unid="ef038f46f00241ebac4eeb9644030a64"/>
          <w:lang w:val="en-GB" pt14:Unid="51a24a13f51c4e58a9e26dd1ca538972"/>
        </w:rPr>
      </w:pPr>
      <w:r>
        <w:rPr pt14:Unid="92020f5f49354746aa3643f3155eab41">
          <w:rFonts w:ascii="Roboto" w:hAnsi="Roboto" pt14:Unid="d87ef184ffdb412a9055ea534cae5c1a"/>
          <w:color w:val="000000" w:themeColor="text1" pt14:Unid="9169de2d423b41d1b1946381db7ec4ab"/>
          <w:sz w:val="22" pt14:Unid="17b4c5f7b0aa4ec396cb297b4550697b"/>
          <w:szCs w:val="22" pt14:Unid="aad48c81238a4d4b84db141f32008985"/>
          <w:lang w:val="en-GB" pt14:Unid="e7de8392ca964269a82d9c64cbf1e7bb"/>
        </w:rPr>
        <w:t>6.1</w:t>
      </w:r>
      <w:r>
        <w:rPr pt14:Unid="30b663d6be1a4ac5b941e7e6ab62821e">
          <w:rFonts w:ascii="Roboto" w:hAnsi="Roboto" pt14:Unid="0fb8ac9a5c924a769bad7e6fe6ef346e"/>
          <w:color w:val="000000" w:themeColor="text1" pt14:Unid="c6d7eccde3f14845817e0f16f1966b0d"/>
          <w:sz w:val="22" pt14:Unid="3bd27d6b9f75448f8db986dc0e4670c0"/>
          <w:szCs w:val="22" pt14:Unid="0a6f2c22ee3741729aeeb74ced5d4a66"/>
          <w:lang w:val="en-GB" pt14:Unid="34ad1cc6780e4596a27a7c212d6b36f2"/>
        </w:rPr>
        <w:tab pt14:Unid="65cf4951e37149cbaa8197d8625b6412"/>
      </w:r>
      <w:r>
        <w:rPr pt14:Unid="0343324f6a5a4754a5157ddba47aa831">
          <w:rFonts w:ascii="Roboto" w:hAnsi="Roboto" pt14:Unid="591e9b974b4341dea8072e938bebd968"/>
          <w:color w:val="000000" w:themeColor="text1" pt14:Unid="a69716b0c34845ceb87d44558afb7ea7"/>
          <w:sz w:val="22" pt14:Unid="2e4f835c291f443d9ce9ce2076c857ad"/>
          <w:szCs w:val="22" pt14:Unid="4a4e432a18bd4190aa275573b41e334c"/>
          <w:lang w:val="en-GB" pt14:Unid="38257af959504e8f82d19127c7dcc3b6"/>
        </w:rPr>
        <w:t>Within a period of 24 months from the conclusion of this confidentiality agreement, the Interested Party will undertake no measures to lure employees and freelancers from the Target or any of its affiliated companies as defined in § 15 of the German Stock Corporation Act (AktG). This includes in particular the direct or indirect enticement of persons who are employed by the Target or its affiliate within the meaning of §15 of the German Stock Corporation Act (AktG) on any day, within the aforementioned period.</w:t>
      </w:r>
    </w:p>
    <w:p pt14:Unid="ccc69404caa74d1fa964bed9ba6dd2b6">
      <w:pPr pt14:Unid="c1f0a44eb03b4ac09976bf9dc1afd6a5">
        <w:pStyle w:val="Standard1" pt14:Unid="9e93231353e447efb520766db1733b97"/>
        <w:tabs pt14:Unid="bd991b21c2ce4d54b5b7ed7e6d24eebb">
          <w:tab w:val="left" w:pos="720" pt14:Unid="6108e8e4fd244adcaa8be50430a489aa"/>
          <w:tab w:val="left" w:pos="3659" pt14:Unid="98650f8e623d42afad9eaa2d955e64e9"/>
        </w:tabs>
        <w:spacing w:line="360" w:lineRule="auto" pt14:Unid="a5ff68d749bc44c2be2dfbf235a00430"/>
        <w:ind w:left="720" w:right="175" w:hanging="720" pt14:Unid="888da62523bc4a609703e3edfe498644"/>
        <w:rPr pt14:Unid="3ef51181f6034d72817f603a16ea707a">
          <w:rFonts w:ascii="Roboto" w:hAnsi="Roboto" pt14:Unid="b6f6ab7174af4cdb9270565dcd64d160"/>
          <w:color w:val="000000" w:themeColor="text1" pt14:Unid="633b3ee3e1e3492585a6644a5ce6c359"/>
          <w:sz w:val="22" pt14:Unid="014a4a0475754e36a9d0f17a05d133c9"/>
          <w:szCs w:val="22" pt14:Unid="bd5b5651b43448af84264ca01948145b"/>
          <w:lang w:val="en-GB" pt14:Unid="8fae3a7abb17475baa8f586b0fb82a36"/>
        </w:rPr>
      </w:pPr>
    </w:p>
    <w:p pt14:Unid="f8e2727d1dba42bd84013a8da5382a4e">
      <w:pPr pt14:Unid="ded638d2b6834d8a9a57bcf9ab3e608c">
        <w:pStyle w:val="Standard1" pt14:Unid="670a0d5cbcb94abd8370336d91592446"/>
        <w:tabs pt14:Unid="577fac155220498ca62fc19cc56c1f68">
          <w:tab w:val="left" w:pos="720" pt14:Unid="52a3838c08ba46ff9a61d0773fb2ca40"/>
          <w:tab w:val="left" w:pos="3659" pt14:Unid="edc6dc920fa14704893aa7b5d86f3c8c"/>
        </w:tabs>
        <w:spacing w:line="360" w:lineRule="auto" pt14:Unid="7eef1f82c7294099acffb8f5fbfe2a9f"/>
        <w:ind w:left="720" w:right="175" w:hanging="720" pt14:Unid="2679a35d2b4d4974838519e5074a76e3"/>
        <w:rPr pt14:Unid="a09c2796f77e4ae9aa48617a74cf58a7">
          <w:rFonts w:ascii="Roboto" w:hAnsi="Roboto" pt14:Unid="51eec7f683a14574b61d20aa5784be93"/>
          <w:color w:val="000000" w:themeColor="text1" pt14:Unid="25911d7574ec4a01a605f5db0fde7df0"/>
          <w:sz w:val="22" pt14:Unid="8342f4ca0b924b8ca58163c14b21c7da"/>
          <w:szCs w:val="22" pt14:Unid="23a2c8dfd7724dde9fe36f766642ca72"/>
          <w:lang w:val="en-GB" pt14:Unid="7f9aa9d23df84212ab470e8a5e9c6a3b"/>
        </w:rPr>
      </w:pPr>
      <w:r>
        <w:rPr pt14:Unid="79c1b956fffb463f909765508cbc1165">
          <w:rFonts w:ascii="Roboto" w:hAnsi="Roboto" pt14:Unid="84ffcac4e9154588977fcb060eaf48c0"/>
          <w:color w:val="000000" w:themeColor="text1" pt14:Unid="3dc7f005b552441392c33d47c54e110b"/>
          <w:sz w:val="22" pt14:Unid="d2b095f79fc84886b1cf20ce4a2cbf3e"/>
          <w:szCs w:val="22" pt14:Unid="ad80a5eab12146a9b059e173df781ba8"/>
          <w:lang w:val="en-GB" pt14:Unid="ed99f6f30fa240449a9b44c8d2a76bd2"/>
        </w:rPr>
        <w:t>6.2</w:t>
      </w:r>
      <w:r>
        <w:rPr pt14:Unid="789db56e254748818c381291dcf10f6d">
          <w:rFonts w:ascii="Roboto" w:hAnsi="Roboto" pt14:Unid="040d47a267f04955bf5b17f2c4d6ef0f"/>
          <w:color w:val="000000" w:themeColor="text1" pt14:Unid="8f4d07bdd24941d09f92b4df1e0690f6"/>
          <w:sz w:val="22" pt14:Unid="d41061d7f8d64b959a4e0cefc23c8f82"/>
          <w:szCs w:val="22" pt14:Unid="8c9654d6305049ca92a16703ecdab848"/>
          <w:lang w:val="en-GB" pt14:Unid="6b7c33f4210541e4a1395e83390ac15b"/>
        </w:rPr>
        <w:tab pt14:Unid="60e3a662b5ca4aa3896c317b8c7b0830"/>
      </w:r>
      <w:r>
        <w:rPr pt14:Unid="92bb8c82c99c4dd39755d7e1accb86ca">
          <w:rFonts w:ascii="Roboto" w:hAnsi="Roboto" pt14:Unid="758dfd80f3b943a495c02593e78c3683"/>
          <w:color w:val="000000" w:themeColor="text1" pt14:Unid="e20fa54075a74dccb6e425fd27bd83c2"/>
          <w:sz w:val="22" pt14:Unid="2409a157f96c4ed0853c6a75c2875852"/>
          <w:szCs w:val="22" pt14:Unid="3722ebe5072a48bda27e8ac8cbe8867d"/>
          <w:lang w:val="en-GB" pt14:Unid="48ce435cd02a4a09986a515b80e20938"/>
        </w:rPr>
        <w:t>The Interested Party obligates itself to undertake measures to ensure the obligation under § 6.1 is also met by all companies associated with the Interested Party as defined in § 15 AktG.</w:t>
      </w:r>
    </w:p>
    <w:p pt14:Unid="35c2f5e6450948fe8637063a98fda2ab">
      <w:pPr pt14:Unid="db56f7bc1bf94b00ae62f124d51c4093">
        <w:pStyle w:val="Standard1" pt14:Unid="a6f6f4bcfe6143bc8e4a18e061bcdef7"/>
        <w:tabs pt14:Unid="dfc94b7a55ea45598b21cd66cbdc508e">
          <w:tab w:val="left" w:pos="3659" pt14:Unid="ba80a54911534b28ba858efa5d26dd88"/>
        </w:tabs>
        <w:spacing w:line="360" w:lineRule="auto" pt14:Unid="dd16fb97509849d8ae15c328d1e02fbf"/>
        <w:ind w:left="720" w:right="175" w:hanging="720" pt14:Unid="53d58ec7c727471798ffbc0451352372"/>
        <w:jc w:val="left" pt14:Unid="c6aae8fa95974c0b8861a14f2225c6aa"/>
        <w:rPr pt14:Unid="da83759f34b14a34a0ce4fa4c8d36801">
          <w:rFonts w:ascii="Roboto" w:hAnsi="Roboto" pt14:Unid="ec0618b2562b48b9a7fba68d502e57a8"/>
          <w:color w:val="000000" w:themeColor="text1" pt14:Unid="2e53e20cba334520a58f40b90a0c3e52"/>
          <w:sz w:val="22" pt14:Unid="3849ec6ff0b8477b8f971ac0a14545fc"/>
          <w:szCs w:val="22" pt14:Unid="50827bfa67c14b86887c2bc0a2764b2e"/>
          <w:lang w:val="en-GB" pt14:Unid="af87f89484c84ae0b9e354b649e373b5"/>
        </w:rPr>
      </w:pPr>
    </w:p>
    <w:p pt14:Unid="b81a51218b0a401eb569bdeb7a941667">
      <w:pPr pt14:Unid="969074c0511e450fa97e7176ad7ec8f2">
        <w:pStyle w:val="Standard1" pt14:Unid="5fe6144b63ce4bd1ae86d350b833b252"/>
        <w:tabs pt14:Unid="d31a2f6fa956440e9b8dc99845e849a8">
          <w:tab w:val="left" w:pos="720" pt14:Unid="a6b02d23b30449bf9329d8691fdc03b8"/>
          <w:tab w:val="left" w:pos="3659" pt14:Unid="6dbfe2cd6f944052bed665ac0c2b3962"/>
        </w:tabs>
        <w:spacing w:line="360" w:lineRule="auto" pt14:Unid="80eb9983ba7b4972812fec211278f6e2"/>
        <w:ind w:left="720" w:right="175" w:hanging="720" pt14:Unid="dc8b35d657854a898cde23ace8e443e9"/>
        <w:rPr pt14:Unid="b8b58a100e1f487f8b2f255a7816408d">
          <w:rFonts w:ascii="Roboto" w:hAnsi="Roboto" pt14:Unid="d39feb6531f34cc6b39c181abf388ac8"/>
          <w:color w:val="000000" w:themeColor="text1" pt14:Unid="84aaa43a2c444fe68423b39f88c877e7"/>
          <w:sz w:val="22" pt14:Unid="685f6f0c03a94c3c9dcc98510ac65390"/>
          <w:szCs w:val="22" pt14:Unid="86dccc9effd846a5932c3b933c82ca12"/>
          <w:lang w:val="en-GB" pt14:Unid="e756a5844163493daee7acac57163aa3"/>
        </w:rPr>
      </w:pPr>
      <w:r>
        <w:rPr pt14:Unid="b8c8637eb0d34875bdb690d63c6f24af">
          <w:rFonts w:ascii="Roboto" w:hAnsi="Roboto" pt14:Unid="e98f71528b6d4ecbb86ee20f5b11fdeb"/>
          <w:color w:val="000000" w:themeColor="text1" pt14:Unid="1f3fe95484004831a91dd7eacfa6ae90"/>
          <w:sz w:val="22" pt14:Unid="2b9d498ae76546e99e2a5c2ca80696e5"/>
          <w:szCs w:val="22" pt14:Unid="c74cd76536254264810947bc06e906b1"/>
          <w:lang w:val="en-GB" pt14:Unid="05b8b02e9fda4c8abce95d168471d918"/>
        </w:rPr>
        <w:t>6.3</w:t>
      </w:r>
      <w:r>
        <w:rPr pt14:Unid="2fedc61bb61447e2b9e8bf72ff8d7614">
          <w:rFonts w:ascii="Roboto" w:hAnsi="Roboto" pt14:Unid="8dd281bda2c44649a4c9ca3ee3c850a2"/>
          <w:color w:val="000000" w:themeColor="text1" pt14:Unid="42b2aaef23f04a60a9d2c8559f6d01bb"/>
          <w:sz w:val="22" pt14:Unid="8dbb0c7dce404b538ed7b6c946190f41"/>
          <w:szCs w:val="22" pt14:Unid="355e903db9ce4eed937814804c4ed275"/>
          <w:lang w:val="en-GB" pt14:Unid="fd2b73f0d50348efa24c93eb147940f1"/>
        </w:rPr>
        <w:tab pt14:Unid="7791c6583fdb4961afa72b9060033be2"/>
      </w:r>
      <w:r>
        <w:rPr pt14:Unid="25859e97dd4942a19775d010ff41eb69">
          <w:rFonts w:ascii="Roboto" w:hAnsi="Roboto" pt14:Unid="880f425a22c14313bc180490e01ef6db"/>
          <w:color w:val="000000" w:themeColor="text1" pt14:Unid="01a2e5793b1645e686eebe424dcc5023"/>
          <w:sz w:val="22" pt14:Unid="6a5013c2751840b690b176802e1f0217"/>
          <w:szCs w:val="22" pt14:Unid="db603b3f409940ffb32e220a5a5a64b6"/>
          <w:lang w:val="en-GB" pt14:Unid="734ca328e527471db797bae0b67b295b"/>
        </w:rPr>
        <w:t>The obligations of this § 6 do not apply if an employee of the Target or of a company affiliated with the Target, as defined in § 15 of the German Stock Corporation Act (AktG), upon his or her own initiative, applies for a position publicly advertised by the Interested Party or an affiliated company as defined in § 15 of the German Stock Corporation Act (AktG).</w:t>
      </w:r>
    </w:p>
    <w:p pt14:Unid="9f28af62e5ad428ca1303e09299e46cd">
      <w:pPr pt14:Unid="8180cc8a1bf1473aa6ee8de8cf6f2e10">
        <w:pStyle w:val="Standard1" pt14:Unid="0098ce60a75f46fdb1fd6efde26c1654"/>
        <w:tabs pt14:Unid="aabc863858d9415fa39eb027d85e8094">
          <w:tab w:val="left" w:pos="720" pt14:Unid="6cfbbf87ee63444b808a09f1fe5caed7"/>
          <w:tab w:val="left" w:pos="3659" pt14:Unid="32605b6fe2054dcab37f1222fb72243d"/>
        </w:tabs>
        <w:spacing w:line="360" w:lineRule="auto" pt14:Unid="f086ea71559b43e8822c80519b9101a3"/>
        <w:ind w:left="720" w:right="175" w:hanging="720" pt14:Unid="13edc27cf2024dd4b5b72dd6ffcc6683"/>
        <w:rPr pt14:Unid="72fb663ec6114c03b4f4de963cd49eaf">
          <w:rFonts w:ascii="Roboto" w:hAnsi="Roboto" pt14:Unid="30b79450d140470d877ddac2cf5bb154"/>
          <w:color w:val="000000" w:themeColor="text1" pt14:Unid="e9efc7f9b8204baeb59c0edc7881c551"/>
          <w:sz w:val="22" pt14:Unid="633d2197bb5347598c0879d02229ccea"/>
          <w:szCs w:val="22" pt14:Unid="910f58654fe04d018a0a6a44e2a39543"/>
          <w:lang w:val="en-GB" pt14:Unid="8cdd4a976afd463787f707b100017266"/>
        </w:rPr>
      </w:pPr>
    </w:p>
    <w:p pt14:Unid="34bc34f67ac7412991492d220815354e">
      <w:pPr pt14:Unid="8833ad14a9184fa1ad9731f65a7ae68d">
        <w:pStyle w:val="Standard1" pt14:Unid="3c251869a7b34c6b9e6459e521959aba"/>
        <w:tabs pt14:Unid="4046cd67f2df41c99e04addfd8557b47">
          <w:tab w:val="left" w:pos="3659" pt14:Unid="761da85dca354d1cab21d37609c38c17"/>
        </w:tabs>
        <w:spacing w:line="360" w:lineRule="auto" pt14:Unid="06f69ec7be2f4a3babe162680b202344"/>
        <w:ind w:right="175" pt14:Unid="b8d91d25c87d46bda0d0dccb1c171176"/>
        <w:jc w:val="center" pt14:Unid="6e87f61a3d0a4e479100cca0ec2e9bb5"/>
        <w:rPr pt14:Unid="da90b6e248a147aa99e20ad21bbf225c">
          <w:rFonts w:ascii="Roboto" w:hAnsi="Roboto" pt14:Unid="9a5462ce32f448a683a946310b0a2c6e"/>
          <w:b pt14:Unid="6f4b7d13bf27464ba28216105288c2e8"/>
          <w:color w:val="000000" w:themeColor="text1" pt14:Unid="37d0cfcf771f4fbaa496e3d45d9f3128"/>
          <w:sz w:val="22" pt14:Unid="6fd3f343a7b54d05b9074f838eadd019"/>
          <w:szCs w:val="22" pt14:Unid="99bf01ba31224abfb4d186da8014df8d"/>
          <w:lang w:val="en-GB" pt14:Unid="56c421a24c6a4a21814d7d1ddd5740ab"/>
        </w:rPr>
      </w:pPr>
      <w:r>
        <w:rPr pt14:Unid="75fd149a6d7742039fbd48bd7927f24c">
          <w:rFonts w:ascii="Roboto" w:hAnsi="Roboto" pt14:Unid="69d31ff13ec4409d83cbe73c4f481d33"/>
          <w:b pt14:Unid="69b6cd70b6f5429eb4901094365b5a86"/>
          <w:color w:val="000000" w:themeColor="text1" pt14:Unid="ecbe39fe8236400e885a1bd436847d21"/>
          <w:sz w:val="22" pt14:Unid="093f4da059a84e9182c2002dc3063c1c"/>
          <w:szCs w:val="22" pt14:Unid="ecae435d401d4fc39243da9c1af4d08e"/>
          <w:lang w:val="en-GB" pt14:Unid="a58ba98145564e249b3f3b623c7176da"/>
        </w:rPr>
        <w:t>§ 7</w:t>
      </w:r>
      <w:r>
        <w:rPr pt14:Unid="20023aaa0dcd4300a7333b6f6dd4352f">
          <w:rFonts w:ascii="Roboto" w:hAnsi="Roboto" pt14:Unid="4552a74d8de64179a1755d4e44d3dba7"/>
          <w:b pt14:Unid="c6b90ebb308d4e8f888b9858bbe2a4c0"/>
          <w:color w:val="000000" w:themeColor="text1" pt14:Unid="f2316fd5cbd04c32b4280db99fd6bfd9"/>
          <w:sz w:val="22" pt14:Unid="ca67ded64ac94e37b8962328a726dc9e"/>
          <w:szCs w:val="22" pt14:Unid="a3ce5573e95d43c4a3c4ea60061a0def"/>
          <w:lang w:val="en-GB" pt14:Unid="a1cde2b093da478ba01ebba048157e2b"/>
        </w:rPr>
        <w:br pt14:Unid="8964d5fe4549461982704a5154dcedf3"/>
      </w:r>
      <w:r>
        <w:rPr pt14:Unid="d476ed6e7a2f49b083d8c2fa4bef41e5">
          <w:rFonts w:ascii="Roboto" w:hAnsi="Roboto" pt14:Unid="111e6909f8ff41f38ed81658fc9626ae"/>
          <w:b pt14:Unid="ab00788f41314317b68aa2ad6cb9e482"/>
          <w:color w:val="000000" w:themeColor="text1" pt14:Unid="2dcd3b95023f400a83fc4170d04d11b3"/>
          <w:sz w:val="22" pt14:Unid="e558c212af0a439da190ad3b390e251b"/>
          <w:szCs w:val="22" pt14:Unid="79a64f089bdf44ea97925a214de59e7b"/>
          <w:u w:val="single" pt14:Unid="bff0ee4bc0744af49f18106c4a59675e"/>
          <w:lang w:val="en-GB" pt14:Unid="2b2be48deb3243f7a3269f05ac3806e4"/>
        </w:rPr>
        <w:t>Validity Period</w:t>
      </w:r>
      <w:r>
        <w:rPr pt14:Unid="562d5ba83f104abb82088b94857600cf">
          <w:rFonts w:ascii="Roboto" w:hAnsi="Roboto" pt14:Unid="6ac1773d5cb342779c3edbb440056bee"/>
          <w:b pt14:Unid="468e26b11155402d9593acd6c82a699c"/>
          <w:color w:val="000000" w:themeColor="text1" pt14:Unid="a34aa753495d45a5b6122fa9f09aa7d0"/>
          <w:sz w:val="22" pt14:Unid="053ee9f2d8b84da0b8b51570fd218a69"/>
          <w:szCs w:val="22" pt14:Unid="2b49b8bff24d4fa0905c642cbfac9cca"/>
          <w:lang w:val="en-GB" pt14:Unid="096b98d932c94bcbb96b195c526603db"/>
        </w:rPr>
        <w:br pt14:Unid="29f8fa60ebbd4627b2a77259db57560b"/>
      </w:r>
    </w:p>
    <w:p pt14:Unid="1d1a5e76f5584056b382cd8fc2519809">
      <w:pPr pt14:Unid="b3610e8e7b034f5fa56f68e897a37fc1">
        <w:pBdr pt14:Unid="703912c953d34bdca7a7e6f2bd87b116">
          <w:top w:val="none" w:color="auto" w:sz="0" w:space="0" pt14:Unid="920681555ca8433fac390def511a7b50"/>
          <w:left w:val="none" w:color="auto" w:sz="0" w:space="0" pt14:Unid="567e0378c6574991865059b34dbb6b3a"/>
          <w:bottom w:val="none" w:color="auto" w:sz="0" w:space="0" pt14:Unid="d9ad759fb9cd4e4fb855d5561008cc30"/>
          <w:right w:val="none" w:color="auto" w:sz="0" w:space="0" pt14:Unid="99deb0c4dbf0465fb7779434adcb172d"/>
          <w:between w:val="none" w:color="auto" w:sz="0" w:space="0" pt14:Unid="279c27a2110649e492849bf16183f9f4"/>
        </w:pBdr>
        <w:autoSpaceDE w:val="0" pt14:Unid="dbdeb809a9a243f5b434387b495bd47a"/>
        <w:autoSpaceDN w:val="0" pt14:Unid="aa8951a1dff94a6397b04e965f48d098"/>
        <w:adjustRightInd w:val="0" pt14:Unid="f018d195ccee421fb8adea0e0a91d040"/>
        <w:spacing w:line="360" w:lineRule="auto" pt14:Unid="83f0be373d534ba48aa9b1e34cb89b73"/>
        <w:rPr pt14:Unid="b45ea25d23e740e080cd2bf5ae356c09">
          <w:rFonts w:ascii="Roboto" w:hAnsi="Roboto" pt14:Unid="732ac2cbc60f41d99b64a528a1ad2df3"/>
          <w:color w:val="000000" w:themeColor="text1" pt14:Unid="5a4ce375de464010b21b39816dd97179"/>
          <w:sz w:val="22" pt14:Unid="0e87e7c05c484758a4a497471611492b"/>
          <w:szCs w:val="22" pt14:Unid="04dfa937540b496f84b1a94934a7a424"/>
          <w:lang w:val="en-GB" pt14:Unid="c2a04a57396c48b3ba7c0cb380636907"/>
        </w:rPr>
      </w:pPr>
      <w:r>
        <w:rPr pt14:Unid="0a59f8b4ee1546ab9bdc1d5eb74d195b">
          <w:rFonts w:ascii="Roboto" w:hAnsi="Roboto" pt14:Unid="00a55201ea144a1ba5d3026eb3b35564"/>
          <w:color w:val="000000" pt14:Unid="1b143640fcf7420784c58f1e3a9d0ed2"/>
          <w:sz w:val="22" pt14:Unid="e79ad25928364e7e9f6c7a686d3be439"/>
        </w:rPr>
        <w:t xml:space="preserve">The confidentiality commitments under this Agreement shall be subject to a time limit of </w:t>
      </w:r>
      <w:del w:author="" w:id="5" w:date="2025-11-27T11:26:37.3296986+00:00">
        <w:r>
          <w:rPr pt14:Unid="973018c3ac7e45908e2274ebbc436111">
            <w:rFonts w:ascii="Roboto" w:hAnsi="Roboto" pt14:Unid="cf8b46c579184d5f996b0dbfb8e85016"/>
            <w:color w:val="000000" w:themeColor="text1" pt14:Unid="77c7d0f4be0540c1a86f5195f5438b58"/>
            <w:sz w:val="22" pt14:Unid="70e9153be1d14e67a512030e4c8e342e"/>
            <w:szCs w:val="22" pt14:Unid="9052aff9cd994a369547a219a37bc93d"/>
            <w:lang w:val="en-GB" pt14:Unid="c000cece78164c27b3cd7fc7ffc14395"/>
          </w:rPr>
          <w:delText>48</w:delText>
        </w:r>
      </w:del>
      <w:ins w:author="" w:id="6" w:date="2025-11-27T11:26:37.3296986+00:00">
        <w:r>
          <w:rPr pt14:Unid="0a59f8b4ee1546ab9bdc1d5eb74d195b">
            <w:rFonts w:ascii="Roboto" w:hAnsi="Roboto" pt14:Unid="00a55201ea144a1ba5d3026eb3b35564"/>
            <w:color w:val="000000" pt14:Unid="1b143640fcf7420784c58f1e3a9d0ed2"/>
            <w:sz w:val="22" pt14:Unid="e79ad25928364e7e9f6c7a686d3be439"/>
          </w:rPr>
          <w:t>24</w:t>
        </w:r>
      </w:ins>
      <w:r>
        <w:rPr pt14:Unid="0a59f8b4ee1546ab9bdc1d5eb74d195b">
          <w:rFonts w:ascii="Roboto" w:hAnsi="Roboto" pt14:Unid="00a55201ea144a1ba5d3026eb3b35564"/>
          <w:color w:val="000000" pt14:Unid="1b143640fcf7420784c58f1e3a9d0ed2"/>
          <w:sz w:val="22" pt14:Unid="e79ad25928364e7e9f6c7a686d3be439"/>
        </w:rPr>
        <w:t xml:space="preserve"> months after the signing of this Confidentiality Agreement.</w:t>
      </w:r>
    </w:p>
    <w:p pt14:Unid="2588893a15b546138120c0e1bae206d1">
      <w:pPr pt14:Unid="c749b23b7b8f4ab39912f9913e7c135f">
        <w:pBdr pt14:Unid="e58c7438369444d9a23c1a2cf55b30e8">
          <w:top w:val="none" w:color="auto" w:sz="0" w:space="0" pt14:Unid="ea4e731e1e07487eaae8748fc1ee8836"/>
          <w:left w:val="none" w:color="auto" w:sz="0" w:space="0" pt14:Unid="6022846cb59a4fac97570a96f5d38e57"/>
          <w:bottom w:val="none" w:color="auto" w:sz="0" w:space="0" pt14:Unid="da0afa0ddf22413fb37beb63f80112ce"/>
          <w:right w:val="none" w:color="auto" w:sz="0" w:space="0" pt14:Unid="e19fa80553c84e22af19a1149b1372ed"/>
          <w:between w:val="none" w:color="auto" w:sz="0" w:space="0" pt14:Unid="114e39e3635a4c44b080d0fe025e6a6c"/>
        </w:pBdr>
        <w:autoSpaceDE w:val="0" pt14:Unid="da347881e8dd4fe89cd44f155ca6e7dd"/>
        <w:autoSpaceDN w:val="0" pt14:Unid="9a293775829b45a99cf818b88462eb29"/>
        <w:adjustRightInd w:val="0" pt14:Unid="a0ea4f7c683b4abea9228725fdfa4338"/>
        <w:spacing w:line="360" w:lineRule="auto" pt14:Unid="bb6d022cea0a4da18673b96ed97e00a4"/>
        <w:rPr pt14:Unid="db61296444bc481ca59426b71c4bc306">
          <w:rFonts w:ascii="Roboto" w:hAnsi="Roboto" pt14:Unid="11ea124730674b17b21e480e000db4e6"/>
          <w:color w:val="000000" w:themeColor="text1" pt14:Unid="513080b7ccd8473bbd3bf57fda573fc3"/>
          <w:sz w:val="22" pt14:Unid="74c2e138f4634cc4aaa8de42c736b11d"/>
          <w:szCs w:val="22" pt14:Unid="dc6a37c9bfb64bd8b0d1903b7e21c907"/>
          <w:lang w:val="en-GB" pt14:Unid="14ec9324d26642d9b9ed04f429115c0e"/>
        </w:rPr>
      </w:pPr>
    </w:p>
    <w:p pt14:Unid="148590c2a4ac49398f99feecb7d285ba">
      <w:pPr pt14:Unid="94ef0bb1c9764d259275a7b18c3bab99">
        <w:pStyle w:val="Standard1" pt14:Unid="22ba8a0ac2c34a78990716d156aa7163"/>
        <w:keepNext pt14:Unid="5c2882249ba7475fa23f10fddc5e8c9e"/>
        <w:tabs pt14:Unid="b90b3759fde44a1cb333f6d9c8009009">
          <w:tab w:val="left" w:pos="3659" pt14:Unid="3c2072bf50c545ae9e2b31c087d8b0af"/>
        </w:tabs>
        <w:spacing w:line="360" w:lineRule="auto" pt14:Unid="18b00ad811f5437e88bfcaa35e753263"/>
        <w:ind w:right="175" pt14:Unid="8e686d66307c48a2b3d3990472972b80"/>
        <w:jc w:val="center" pt14:Unid="cadf84a9299645e6b7285ba24f16e9ef"/>
        <w:rPr pt14:Unid="88ef1bfd027d47d3bc553a3776f686f1">
          <w:rFonts w:ascii="Roboto" w:hAnsi="Roboto" pt14:Unid="2c7679fff955464e889dcc68e6d9f10c"/>
          <w:b pt14:Unid="2121f4333eda4962867f4d3dd49bcf6b"/>
          <w:color w:val="000000" w:themeColor="text1" pt14:Unid="af900f25ad8344728f075e337cd83b13"/>
          <w:sz w:val="22" pt14:Unid="9b2bdde5001f44799dc40435537ad465"/>
          <w:szCs w:val="22" pt14:Unid="80c3f5a0d5ea49a0af11bac2f94d1028"/>
          <w:u w:val="single" pt14:Unid="bace524dea1145279559a295e18f545e"/>
          <w:lang w:val="en-GB" pt14:Unid="14a6c132f9994f7ea1a824e078f7e3b7"/>
        </w:rPr>
      </w:pPr>
      <w:r>
        <w:rPr pt14:Unid="0bc8d9da5146404e854cf1ae28298d4d">
          <w:rFonts w:ascii="Roboto" w:hAnsi="Roboto" pt14:Unid="29e612dc97aa4fc0a6d367e9117157ae"/>
          <w:b pt14:Unid="1c2fd2492a764fdc80d57ff86449f202"/>
          <w:color w:val="000000" w:themeColor="text1" pt14:Unid="0ce54ddf9705450eab32af795dd60c66"/>
          <w:sz w:val="22" pt14:Unid="7e10f1ad4bda49a08619c0706e209629"/>
          <w:szCs w:val="22" pt14:Unid="766e49553cf649dab0c9bfdacb122f21"/>
          <w:lang w:val="en-GB" pt14:Unid="c4b0b278a1954a0a8d30cff7b5cd19e0"/>
        </w:rPr>
        <w:t>§ 8</w:t>
      </w:r>
      <w:r>
        <w:rPr pt14:Unid="1095d81383b64429bf03c6ad8f795c36">
          <w:rFonts w:ascii="Roboto" w:hAnsi="Roboto" pt14:Unid="639b7487cef045278dc63dd4b0aac0d5"/>
          <w:b pt14:Unid="796770c601a04d7f8f02a5e0117fea23"/>
          <w:color w:val="000000" w:themeColor="text1" pt14:Unid="41e339a072ab48ddb9d96263a41475fe"/>
          <w:sz w:val="22" pt14:Unid="e9ca8dc867724716987d2d55404cadf1"/>
          <w:szCs w:val="22" pt14:Unid="6ead60b36258467c9bee993473123bf5"/>
          <w:lang w:val="en-GB" pt14:Unid="1a0e202d9cf342fbb48526336664802e"/>
        </w:rPr>
        <w:br pt14:Unid="bacfb11f7c584d2da592637368e088af"/>
      </w:r>
      <w:r>
        <w:rPr pt14:Unid="0b637753557a4143a751b0593959b356">
          <w:rFonts w:ascii="Roboto" w:hAnsi="Roboto" pt14:Unid="58f34c2c465c4cd49b502029d3c96cd3"/>
          <w:b pt14:Unid="9d2be5d650ca4136b7e0d30579c3e35e"/>
          <w:color w:val="000000" w:themeColor="text1" pt14:Unid="7514fb92d9214569841ea7e2b6cdf046"/>
          <w:sz w:val="22" pt14:Unid="f46e2ac3adc64394b77dad09bac9c8d2"/>
          <w:szCs w:val="22" pt14:Unid="d2e2843b885c43f09db01ed2f7edbe6b"/>
          <w:u w:val="single" pt14:Unid="e20ab4e58542441ab6d8f76af484459e"/>
          <w:lang w:val="en-GB" pt14:Unid="d95388d55e9f4e7e9c19c56ebb0b8237"/>
        </w:rPr>
        <w:t>Contract in Favour of Third Parties</w:t>
      </w:r>
    </w:p>
    <w:p pt14:Unid="9831c2eaa0f84917a09e4cccf5d96431">
      <w:pPr pt14:Unid="32fd075cd0de4053b2dff01921739495">
        <w:spacing w:line="360" w:lineRule="auto" pt14:Unid="d39ea6b9af0c483991138942f74f2cbc"/>
        <w:rPr pt14:Unid="9aec14f5e82345c4b13ecfea83111909">
          <w:rFonts w:ascii="Roboto" w:hAnsi="Roboto" pt14:Unid="5a6d7d0d955e48698aa7eb277d1db261"/>
          <w:sz w:val="22" pt14:Unid="a47613fac15149c2bf50fe1b8099d3ea"/>
          <w:szCs w:val="22" pt14:Unid="3697b139c6a746798cc765cf75dc975a"/>
          <w:lang w:val="en-GB" pt14:Unid="34f3eaa6d2ef4568aa97fd3a0f894b3e"/>
        </w:rPr>
      </w:pPr>
    </w:p>
    <w:p pt14:Unid="2049691f14c0435486e35ae075e9f5c0">
      <w:pPr pt14:Unid="2063c9b1922f4d6bb737976f9796d76a">
        <w:spacing w:line="360" w:lineRule="auto" pt14:Unid="3d7823f9bc254c28a2fecbd9b916d862"/>
        <w:rPr pt14:Unid="11dcb052633843c48b0ccd7d7463cca0">
          <w:rFonts w:ascii="Roboto" w:hAnsi="Roboto" pt14:Unid="52d1d874c987428f9e4b6a9b8a1efbf0"/>
          <w:sz w:val="22" pt14:Unid="41f2686e021f4963846a096bcde95803"/>
          <w:szCs w:val="22" pt14:Unid="69d355d20e0d4617be5d6b98b6945b79"/>
          <w:lang w:val="en-GB" pt14:Unid="8704d0ffde764eab9d84705c414c954b"/>
        </w:rPr>
      </w:pPr>
      <w:r>
        <w:rPr pt14:Unid="db7481a334fe46cfb7bcd6cf49702db2">
          <w:rFonts w:ascii="Roboto" w:hAnsi="Roboto" pt14:Unid="bbb2893847164d2c8eb58ea419cfffdd"/>
          <w:color w:val="000000" w:themeColor="text1" pt14:Unid="e5e7e266f8c64d38a06c32803fd8844a"/>
          <w:sz w:val="22" pt14:Unid="a2a00a26d03240008398d915d09092ee"/>
          <w:szCs w:val="22" pt14:Unid="8573437b615e40e7ad8757f2cd543d68"/>
          <w:lang w:val="en-GB" pt14:Unid="a781e761fc7242469b39d8d882241586"/>
        </w:rPr>
        <w:t>This Confidentiality Agreement is a genuine contract in favour of third parties (</w:t>
      </w:r>
      <w:r>
        <w:rPr pt14:Unid="771c326b5f594d6bb98de8de44287264">
          <w:rFonts w:ascii="Roboto" w:hAnsi="Roboto" pt14:Unid="b893f039bf484e6590609ef532acd62b"/>
          <w:i pt14:Unid="5c725114293c4ade91147d37573a015d"/>
          <w:color w:val="000000" w:themeColor="text1" pt14:Unid="e418ac51fd0546e18b88de7b93e96d33"/>
          <w:sz w:val="22" pt14:Unid="b31ee6b980a548be8dcd0feb31d4a70c"/>
          <w:szCs w:val="22" pt14:Unid="25b051a1015c4d3faa46dfee3ea9fffe"/>
          <w:lang w:val="en-GB" pt14:Unid="add63ed8dfcb478cacbdd6d9d09cd562"/>
        </w:rPr>
        <w:t>echter Vertrag zugunsten Dritter</w:t>
      </w:r>
      <w:r>
        <w:rPr pt14:Unid="d2ca986dd2b94aef8250dd0b958ce2ac">
          <w:rFonts w:ascii="Roboto" w:hAnsi="Roboto" pt14:Unid="6b69627f91aa485dbb29381972124079"/>
          <w:color w:val="000000" w:themeColor="text1" pt14:Unid="c9b3a83e71d24ea7abc460d441f703c3"/>
          <w:sz w:val="22" pt14:Unid="d63457fc58fe484081f446a15a491e9a"/>
          <w:szCs w:val="22" pt14:Unid="d59b441b05054892b4ae5ea6b9d7a1c1"/>
          <w:lang w:val="en-GB" pt14:Unid="572779ca70234a81970079d71fadd1cc"/>
        </w:rPr>
        <w:t>) in the context of § 328 BGB (German Civil Code). This means that, in addition to Carlsquare, the Target, and the Sellers can also assert rights under this Confidentiality Agreement directly against the Interested Party</w:t>
      </w:r>
      <w:r>
        <w:rPr pt14:Unid="a4539b719c5243e8b0656908df01fdc0">
          <w:rFonts w:ascii="Roboto" w:hAnsi="Roboto" pt14:Unid="ce7cf6b611e6480b875d56c701d4c02e"/>
          <w:sz w:val="22" pt14:Unid="a335267bbacb4ebc9c13c123783a8133"/>
          <w:szCs w:val="22" pt14:Unid="58624f6447ef4bd8b5c9602433385654"/>
          <w:lang w:val="en-GB" pt14:Unid="7e24365e5e8d4d6789fcf23e826da6be"/>
        </w:rPr>
        <w:t>.</w:t>
      </w:r>
    </w:p>
    <w:p pt14:Unid="de57b6ebefc34c8ca5b262c09e016a31">
      <w:pPr pt14:Unid="dc4ccfbfc7954d39b95341e6eb219378">
        <w:spacing w:line="360" w:lineRule="auto" pt14:Unid="deb26c43534c46c1a5a20e1ecfe2d238"/>
        <w:rPr pt14:Unid="886d1b84b93c4e6183c2581e9ec8f48d">
          <w:rFonts w:ascii="Roboto" w:hAnsi="Roboto" pt14:Unid="14894655c19e49efa03b2ce301ce3436"/>
          <w:sz w:val="22" pt14:Unid="06bd6b3a279c4a6ab13987d9758e7c6d"/>
          <w:szCs w:val="22" pt14:Unid="07b82030e5ab43a390430c099a65c999"/>
          <w:lang w:val="en-GB" pt14:Unid="bfdd4396b560495bafb18506ea35cf9e"/>
        </w:rPr>
      </w:pPr>
    </w:p>
    <w:p pt14:Unid="9a8815c0c8ba41f7bdb105a57185f72f">
      <w:pPr pt14:Unid="afe677c4e45a468dacf0238bb8c0f004">
        <w:pStyle w:val="Standard1" pt14:Unid="70d2b1508bee47c8a645948e279f0870"/>
        <w:keepNext pt14:Unid="ad3b51aeab854583b7e7c1f33aa3a9df"/>
        <w:tabs pt14:Unid="bbb7c2345ce545b1b5b76175f92808ff">
          <w:tab w:val="left" w:pos="3659" pt14:Unid="5a9fb85f36714a3ca23fd7b1afeee8ca"/>
        </w:tabs>
        <w:spacing w:line="360" w:lineRule="auto" pt14:Unid="6315f0e461f6452695a42fd04950b9fa"/>
        <w:ind w:right="175" pt14:Unid="f11f2970280f4eb380d7244ae96bb9ac"/>
        <w:jc w:val="center" pt14:Unid="e859f5e6a2e141bcb6627c9b4a9cc484"/>
        <w:rPr pt14:Unid="6b4314fde9864258b561224850de2b21">
          <w:rFonts w:ascii="Roboto" w:hAnsi="Roboto" pt14:Unid="d516083d31e4463db86e7b9c804684fe"/>
          <w:b pt14:Unid="e80bd0bcdd4b4596ad350588a281fb5e"/>
          <w:color w:val="000000" w:themeColor="text1" pt14:Unid="4444f897ef5c4ba9b09ed0884f920b1d"/>
          <w:sz w:val="22" pt14:Unid="f6420ec4426a430a89a3b0f3380558d3"/>
          <w:szCs w:val="22" pt14:Unid="153c8d64d7e7475897d3821f3d3d753c"/>
          <w:u w:val="single" pt14:Unid="c70f1489fbbf46ac88caa24d157a6310"/>
          <w:lang w:val="en-GB" pt14:Unid="d2d547faa5a04251afbe02d7bb59d5dd"/>
        </w:rPr>
      </w:pPr>
      <w:r>
        <w:rPr pt14:Unid="6fb5788459e7403391909fe944038365">
          <w:rFonts w:ascii="Roboto" w:hAnsi="Roboto" pt14:Unid="0d424e3f7c084c388fb3da6d949823fb"/>
          <w:b pt14:Unid="66abe2da95574bef94f5f4f861ac8205"/>
          <w:color w:val="000000" w:themeColor="text1" pt14:Unid="f14343bb334e471cb3d95520e11b45fb"/>
          <w:sz w:val="22" pt14:Unid="53332a5a75864f88bb97bf454b027f8a"/>
          <w:szCs w:val="22" pt14:Unid="64e66e54fcdd4416bfe035f926959ef0"/>
          <w:u w:val="single" pt14:Unid="1e4e895604804a22878061c1aa7fcc12"/>
          <w:lang w:val="en-GB" pt14:Unid="c9a561fb31f34869bfcf131e4c0b4780"/>
        </w:rPr>
        <w:t>§ 9</w:t>
      </w:r>
    </w:p>
    <w:p pt14:Unid="50a5b70eb8954c5181f74ccfc5a310b7">
      <w:pPr pt14:Unid="1fa8c6f4239140c7b78f69c3438e9a14">
        <w:pStyle w:val="Standard1" pt14:Unid="de06902edab440b087c5fcb66c2e77a3"/>
        <w:keepNext pt14:Unid="d75f8aa3505740a3a502b944bd9d22e8"/>
        <w:tabs pt14:Unid="fdf87e93680b4c1aa994029eb5a7a57f">
          <w:tab w:val="left" w:pos="3659" pt14:Unid="4ad831da64b840e68f6bebc3b5aabc1d"/>
        </w:tabs>
        <w:spacing w:line="360" w:lineRule="auto" pt14:Unid="d0beb2a26cc247bea521ca10a35eb433"/>
        <w:ind w:right="175" pt14:Unid="4cceb8e7431e4ee8bd64db45f44a8fce"/>
        <w:jc w:val="center" pt14:Unid="2cc3031c3dd740be947588a8615f2747"/>
        <w:rPr pt14:Unid="9cdb6a11e87e4301a366b694decd8944">
          <w:rFonts w:ascii="Roboto" w:hAnsi="Roboto" pt14:Unid="e88d7cb5321b4686aab81c84c143f0eb"/>
          <w:b pt14:Unid="045192a4a5be41429ae066672347e847"/>
          <w:color w:val="000000" w:themeColor="text1" pt14:Unid="462afb80694b40bd9bf2d16729be1963"/>
          <w:sz w:val="22" pt14:Unid="85ea2390cf95441da71e152adeeb2066"/>
          <w:szCs w:val="22" pt14:Unid="e5f72b949fa54f02930851fb77b7da76"/>
          <w:u w:val="single" pt14:Unid="a5e91d646e73465d924bcfc2083df259"/>
          <w:lang w:val="en-GB" pt14:Unid="05c1b87912224f9f935be4377c704871"/>
        </w:rPr>
      </w:pPr>
      <w:r>
        <w:rPr pt14:Unid="889a106b33094db0915b9a980a64491b">
          <w:rFonts w:ascii="Roboto" w:hAnsi="Roboto" pt14:Unid="df3182274aef492fb5ea0224561574d3"/>
          <w:b pt14:Unid="f0202352d82647338047bf4b11c8467c"/>
          <w:color w:val="000000" w:themeColor="text1" pt14:Unid="86360a25c7f044568a4957bfe628b806"/>
          <w:sz w:val="22" pt14:Unid="cb43faeb135e40d1905f596b6cb334b8"/>
          <w:szCs w:val="22" pt14:Unid="4c90566815c845b49c28c74d52d08264"/>
          <w:u w:val="single" pt14:Unid="1fbaa87e7b7c4d078041fc989f2feb17"/>
          <w:lang w:val="en-GB" pt14:Unid="6b6503cbc99d452cabcf5df76a451bf5"/>
        </w:rPr>
        <w:t>Data Security Measures</w:t>
      </w:r>
    </w:p>
    <w:p pt14:Unid="dc979cdce1a54a66944f3eb7cb9415ee">
      <w:pPr pt14:Unid="a11be9f172b94d75880bcde916f4ca1c">
        <w:pStyle w:val="Standard1" pt14:Unid="541810e53ad94ada964c0e78689e5691"/>
        <w:keepNext pt14:Unid="b1c72c10ad1443c7bfcac8e9927778ce"/>
        <w:tabs pt14:Unid="809b451cb2734558a1a4218e15ade361">
          <w:tab w:val="left" w:pos="720" pt14:Unid="5bc941de7233417196b79e27688169fc"/>
          <w:tab w:val="left" w:pos="3659" pt14:Unid="e7f94e8b81594f47b5c080812be8ae2e"/>
        </w:tabs>
        <w:spacing w:line="360" w:lineRule="auto" pt14:Unid="2914a966a285436f9b3dcc187c5ef251"/>
        <w:ind w:left="720" w:right="175" w:hanging="720" pt14:Unid="0be9ea709fb24b6dad9d23a9e4967b61"/>
        <w:rPr pt14:Unid="7b5a55367b1649c9a447fbc92c3875a9">
          <w:rFonts w:ascii="Roboto" w:hAnsi="Roboto" pt14:Unid="9aefbc5bb1304eedbd43f1723b04e27b"/>
          <w:color w:val="000000" w:themeColor="text1" pt14:Unid="14ed613a762e4702bbe8828aa177128f"/>
          <w:sz w:val="22" pt14:Unid="132135ef4ef047718b1bcaf7ad866e85"/>
          <w:szCs w:val="22" pt14:Unid="fc9d79bc7a4e47a184366adf5f269c5c"/>
          <w:lang w:val="en-GB" pt14:Unid="8032396e8270447abd295ddcb2cfae77"/>
        </w:rPr>
      </w:pPr>
      <w:r>
        <w:rPr pt14:Unid="eb66057145da4cee83a341ae380ee7a3">
          <w:rFonts w:ascii="Roboto" w:hAnsi="Roboto" pt14:Unid="7a556b4f375648a0b9e8b7db7d6382ce"/>
          <w:sz w:val="22" pt14:Unid="dae891c34a314648a0b6f84062fdfb4d"/>
          <w:szCs w:val="22" pt14:Unid="5e666cfd26dc440caf04e0ebe99d572f"/>
          <w:lang w:val="en-GB" pt14:Unid="6036feaebcb642c89a75c0a939f062af"/>
        </w:rPr>
        <w:t>9.1</w:t>
      </w:r>
      <w:r>
        <w:rPr pt14:Unid="ce0835d31502442b9c2056eae5332589">
          <w:rFonts w:ascii="Roboto" w:hAnsi="Roboto" pt14:Unid="e071d081b1334015b43fd3bda5b2fbe4"/>
          <w:sz w:val="22" pt14:Unid="9d4f7a3893c84360b72ae406901fb818"/>
          <w:szCs w:val="22" pt14:Unid="1edbb3119d704460995e67b20c0a8dee"/>
          <w:lang w:val="en-GB" pt14:Unid="41c639ea33bb4dd68446431c5fea8360"/>
        </w:rPr>
        <w:tab pt14:Unid="a6abc30e855e46d080411ef7c899ff36"/>
      </w:r>
      <w:r>
        <w:rPr pt14:Unid="ccc33390c0b74ffdbffc3866d5066905">
          <w:rFonts w:ascii="Roboto" w:hAnsi="Roboto" pt14:Unid="2884919295ef49e882a3f760430e3390"/>
          <w:color w:val="000000" w:themeColor="text1" pt14:Unid="8a4e8d0ba3884f78a86ef36ae9aa2963"/>
          <w:sz w:val="22" pt14:Unid="4e43f4917eda40069764d3b17396c4b7"/>
          <w:szCs w:val="22" pt14:Unid="7d1024a36c084ef6b27a7b94ea26ad1f"/>
          <w:lang w:val="en-GB" pt14:Unid="d06a924b615a47129f330c2ee42c230a"/>
        </w:rPr>
        <w:t>The Interested Party agrees to take all reasonable technical and organizational security measures to protect Confidential Information against unauthorized access, disclosure, loss, or alteration. This includes, at a minimum, storing all digital Confidential Information in secure, access-restricted systems using industry-standard encryption (e.g., AES-256) and ensuring access is limited to authorized individuals on a need-to-know basis. The Interested Party shall promptly notify Carlsquare in the event of any data breach or suspected breach involving Confidential Information.</w:t>
      </w:r>
    </w:p>
    <w:p pt14:Unid="910348195be548469374a53d267f59be">
      <w:pPr pt14:Unid="b9d3b2b3d1994a4889704328d7789827">
        <w:pStyle w:val="Standard1" pt14:Unid="0c0daac486354a3997db8b72625177f7"/>
        <w:keepNext pt14:Unid="8e94aeaac88a48d8a13980ad3851af5f"/>
        <w:tabs pt14:Unid="9a0da29d089a47f1aba64966c4ce584c">
          <w:tab w:val="left" w:pos="720" pt14:Unid="63ea6f7a918141f8bb418b83db598090"/>
          <w:tab w:val="left" w:pos="3659" pt14:Unid="91cf7c29402f425093173fc7e1f1f320"/>
        </w:tabs>
        <w:spacing w:line="360" w:lineRule="auto" pt14:Unid="9c02f4d1dabc43cfb86fbc149bcef3d0"/>
        <w:ind w:left="720" w:right="175" w:hanging="720" pt14:Unid="f967c1419dc94317bc63cc85b6f05bf7"/>
        <w:rPr pt14:Unid="93e73c3adbf84752801381731b287bda">
          <w:rFonts w:ascii="Roboto" w:hAnsi="Roboto" pt14:Unid="71b45474f798454f969961e27181251b"/>
          <w:color w:val="000000" w:themeColor="text1" pt14:Unid="6a2a81d98ce647daa306526426f3d72f"/>
          <w:sz w:val="22" pt14:Unid="a2c7ec9adf9f49ce9d7a33ded32d763f"/>
          <w:szCs w:val="22" pt14:Unid="a9d587e6638f44919bdb62696c192a96"/>
          <w:lang w:val="en-GB" pt14:Unid="f335be7761aa45f89ccbfa7e708b5a63"/>
        </w:rPr>
      </w:pPr>
      <w:r>
        <w:rPr pt14:Unid="c307283cf57d413fae442c64d94f064d">
          <w:rFonts w:ascii="Roboto" w:hAnsi="Roboto" pt14:Unid="24bd8bf53e08468d9b2ea53379a1c5fd"/>
          <w:color w:val="000000" w:themeColor="text1" pt14:Unid="0af5666b9e1a4699a30138fe11a5c959"/>
          <w:sz w:val="22" pt14:Unid="66e8831b270a42d78c76b9ba345aa103"/>
          <w:szCs w:val="22" pt14:Unid="e8ae1bc77adc4dbc828c729a8c7fc398"/>
          <w:lang w:val="en-GB" pt14:Unid="f4506e1470d643c7aedfa13faa1dbca6"/>
        </w:rPr>
        <w:t>9.2</w:t>
      </w:r>
      <w:r>
        <w:rPr pt14:Unid="93761ba8f62a4e8986978f7ac9877db1">
          <w:rFonts w:ascii="Roboto" w:hAnsi="Roboto" pt14:Unid="6c7b7fa308724a5f94bdec42ffca3545"/>
          <w:color w:val="000000" w:themeColor="text1" pt14:Unid="89ce075fe36243b19c9f97d070e07e65"/>
          <w:sz w:val="22" pt14:Unid="85aab659a617489d9d7d6be4b28ab688"/>
          <w:szCs w:val="22" pt14:Unid="11fcaf7241624649848ed37322e6270e"/>
          <w:lang w:val="en-GB" pt14:Unid="aefe9d5c9d184e04b93ada7a70e87cc4"/>
        </w:rPr>
        <w:tab pt14:Unid="1cf0b9e0740d4318a87b49496fecf835"/>
      </w:r>
      <w:r>
        <w:rPr pt14:Unid="093d07e5d63344c19543c36eb7da3862">
          <w:rFonts w:ascii="Roboto" w:hAnsi="Roboto" pt14:Unid="edb5287fd1084119bb78933f6ff00786"/>
          <w:color w:val="000000" w:themeColor="text1" pt14:Unid="d51751d36d2d401c952bbb9982e88c1e"/>
          <w:sz w:val="22" pt14:Unid="9cff7c80a06042ceaedb884f00c49fae"/>
          <w:szCs w:val="22" pt14:Unid="a1a6287dfabf4a419858f0d860d8ff69"/>
          <w:lang w:val="en-GB" pt14:Unid="5005705294834fe1a104d5184a58d9ad"/>
        </w:rPr>
        <w:t>In addition to digital security measures, the Interested Party shall take appropriate physical measures to protect printed or tangible Confidential Information (e.g., locking storage, restricted access areas) against unauthorized access, theft, or loss.</w:t>
      </w:r>
    </w:p>
    <w:p pt14:Unid="7cb51734bc0442f39e3594785b47427f">
      <w:pPr pt14:Unid="774a77a20bb84921bc9477c40bbb45d5">
        <w:spacing w:line="360" w:lineRule="auto" pt14:Unid="bfab1d999a434c11b46e8af28401fa56"/>
        <w:rPr pt14:Unid="a5b2e60872744d93b4f64ae0c5f02589">
          <w:rFonts w:ascii="Roboto" w:hAnsi="Roboto" pt14:Unid="6f5337e281224d4ea6d1bfb463c0b3e3"/>
          <w:sz w:val="22" pt14:Unid="b19ff6fa80a3481d9a5993eed9c43f82"/>
          <w:szCs w:val="22" pt14:Unid="c64ea252b77142c68233722a5d387d0e"/>
          <w:lang w:val="en-GB" pt14:Unid="d729664d196b42d5991046d2092b29af"/>
        </w:rPr>
      </w:pPr>
    </w:p>
    <w:p pt14:Unid="149afd3429654bf99270b37b922d199e">
      <w:pPr pt14:Unid="5b84ee2edf0240d8a064573e57cb4c2d">
        <w:pStyle w:val="Standard1" pt14:Unid="3a5a8c167992462aaa99db318dcfbff6"/>
        <w:keepNext pt14:Unid="8989011ecd2c48a584ee00ba2fbf769d"/>
        <w:tabs pt14:Unid="4d0793b2815a41cfa9d857014f5bc6ad">
          <w:tab w:val="left" w:pos="3659" pt14:Unid="2d993cf0764c4c5a9bebd7dc3c1a6579"/>
        </w:tabs>
        <w:spacing w:line="360" w:lineRule="auto" pt14:Unid="9c4cffb41f3d4cf0ba463b011f35b4f3"/>
        <w:ind w:right="175" pt14:Unid="7693607fbba14c21b9e8a62585a0d670"/>
        <w:jc w:val="center" pt14:Unid="a312d3675311406b905864472fb461c5"/>
        <w:rPr pt14:Unid="a1f55b8df2c94a4e9ad45d383f36d94e">
          <w:rFonts w:ascii="Roboto" w:hAnsi="Roboto" pt14:Unid="b4850b46ca6a40b7a71e737977af92a5"/>
          <w:b pt14:Unid="39eab91ae235447589e70fb1e73bb944"/>
          <w:color w:val="000000" w:themeColor="text1" pt14:Unid="b0a222b5a9f14587b5b67a2e714dfd7a"/>
          <w:sz w:val="22" pt14:Unid="3c9ec9de1b594b0c907ab3349a1ed1e1"/>
          <w:szCs w:val="22" pt14:Unid="1073a3e099724ef1b638e35260566892"/>
          <w:lang w:val="en-GB" pt14:Unid="d335bfc2ebfe4b578199ae171a323505"/>
        </w:rPr>
      </w:pPr>
      <w:r>
        <w:rPr pt14:Unid="53bf000889b6470fb28ab6cbb989531a">
          <w:rFonts w:ascii="Roboto" w:hAnsi="Roboto" pt14:Unid="fd509a261e5c457284fbab9918f6697d"/>
          <w:b pt14:Unid="8b8e1e0cd83e4d5ea2dea63585ef1186"/>
          <w:color w:val="000000" w:themeColor="text1" pt14:Unid="77582d31cd8145a091a8d16e6a6d86aa"/>
          <w:sz w:val="22" pt14:Unid="6a5405dbc52c4133b304439f2c55606d"/>
          <w:szCs w:val="22" pt14:Unid="94b182caf304456b9e4b269772f07bba"/>
          <w:lang w:val="en-GB" pt14:Unid="729457858c1f4e3db12f7a51d5f9e21a"/>
        </w:rPr>
        <w:t>§ 10</w:t>
      </w:r>
    </w:p>
    <w:p pt14:Unid="80deaff634c7418792c314d4c75ef880">
      <w:pPr pt14:Unid="fc43a1ac585048e4ba7f0a2f923d2e70">
        <w:pStyle w:val="Standard1" pt14:Unid="da3b4c2b7f1a4ed992b4d78a7aa6ca82"/>
        <w:keepNext pt14:Unid="770df678c5cf474a99b60de71acf59d7"/>
        <w:tabs pt14:Unid="9b14a0851e044b01908196a980a1b891">
          <w:tab w:val="left" w:pos="3659" pt14:Unid="fd9e5d4f479245cea2aa173a0ce6f79b"/>
        </w:tabs>
        <w:spacing w:line="360" w:lineRule="auto" pt14:Unid="0b5ac25530434801ac034cf5a734a517"/>
        <w:ind w:right="175" pt14:Unid="8b024e66f26849c58238cc14ddd0c994"/>
        <w:jc w:val="center" pt14:Unid="4ed76bb89651497a97c330c2e6076fca"/>
        <w:rPr pt14:Unid="00f48f073f8c44268d90e063e9e206a6">
          <w:rFonts w:ascii="Roboto" w:hAnsi="Roboto" pt14:Unid="3211381efaca4781a9305425cf54d13c"/>
          <w:b pt14:Unid="e37e1bf3c9244a1c9ea18857f34d16a9"/>
          <w:color w:val="000000" w:themeColor="text1" pt14:Unid="8f1b06a29fac43719d71c5bdd7a70cb2"/>
          <w:sz w:val="22" pt14:Unid="c86f5cb251a24c598880c1babf2c36e2"/>
          <w:szCs w:val="22" pt14:Unid="f120da52e62848bcb69657988ce320c1"/>
          <w:u w:val="single" pt14:Unid="c61f08a409ca4351b097d42c4fb93a61"/>
          <w:lang w:val="en-GB" pt14:Unid="8657b3c8fba549c5ad9e636506eb80c0"/>
        </w:rPr>
      </w:pPr>
      <w:r>
        <w:rPr pt14:Unid="889a01a1acd540f388e543561399b4ea">
          <w:rFonts w:ascii="Roboto" w:hAnsi="Roboto" pt14:Unid="acd637906a804d8aafb92f7672b8057e"/>
          <w:b pt14:Unid="b3e8df3f6abd46af8f82a5cdcf89b827"/>
          <w:color w:val="000000" w:themeColor="text1" pt14:Unid="98f4e6cba8674759a0cc4f38c306c658"/>
          <w:sz w:val="22" pt14:Unid="87ed3af327354eda8928ff1ec675303b"/>
          <w:szCs w:val="22" pt14:Unid="b8ea602cb41a47d5b5777768921100fb"/>
          <w:u w:val="single" pt14:Unid="8abd348612b74e0c982df2d6a2acd2db"/>
          <w:lang w:val="en-GB" pt14:Unid="3e4105c95071420a93ec0f24d8743f0d"/>
        </w:rPr>
        <w:t>Final Provisions</w:t>
      </w:r>
    </w:p>
    <w:p pt14:Unid="21e34e18a02b489ab1d0500f3ea9aa5b">
      <w:pPr pt14:Unid="1961a954cccc4ec39532b2742756c020">
        <w:rPr pt14:Unid="a7abc4844dc949ab98ab0bbbb394ffeb">
          <w:rFonts w:ascii="Roboto" w:hAnsi="Roboto" pt14:Unid="95c7b032432a4905af4b8b7a5a7fd05a"/>
          <w:sz w:val="22" pt14:Unid="7512b713c6544816bc1454f20ce37ecf"/>
          <w:szCs w:val="22" pt14:Unid="3654e25b67984af6bec075b6104d895e"/>
          <w:lang w:val="en-GB" pt14:Unid="bcc04a48c8c9480bbb64fc529ccfcb87"/>
        </w:rPr>
      </w:pPr>
    </w:p>
    <w:p pt14:Unid="2b352fbe9ac24d4fbd3462cb2a91ed28">
      <w:pPr pt14:Unid="e14c212f02314dccb16444e722af810e">
        <w:pStyle w:val="Standard1" pt14:Unid="f8848ae5c6f64fd9bfc2360f8cdf1e2b"/>
        <w:keepNext pt14:Unid="607fe91d14664e55b51f0c75e6cf9715"/>
        <w:tabs pt14:Unid="2885d1a3ab934185abfd3af8927650b0">
          <w:tab w:val="left" w:pos="720" pt14:Unid="4af693aef10840aea9b317c15c984362"/>
          <w:tab w:val="left" w:pos="3659" pt14:Unid="80f0e747d50a482a810302905d64168f"/>
        </w:tabs>
        <w:spacing w:line="360" w:lineRule="auto" pt14:Unid="1457729b94de4e36a2ae5ab4bfcba4aa"/>
        <w:ind w:left="720" w:right="175" w:hanging="720" pt14:Unid="076724189949474a9f71b042da665c07"/>
        <w:rPr pt14:Unid="bd14c2e2c13448c9bd7c8d387ae7a67d">
          <w:rFonts w:ascii="Roboto" w:hAnsi="Roboto" pt14:Unid="3e39edc3a344458ab27ecf7df915b662"/>
          <w:color w:val="000000" w:themeColor="text1" pt14:Unid="8de770daf84346ce8399edb9e42f50e8"/>
          <w:sz w:val="22" pt14:Unid="fdb7c70bf9d841e49d521ae7a76bf968"/>
          <w:szCs w:val="22" pt14:Unid="c3e8159fabda42989f87d427c795a26c"/>
          <w:lang w:val="en-GB" pt14:Unid="7557a6e99c554b76b2dc50f0c1686d10"/>
        </w:rPr>
      </w:pPr>
      <w:r>
        <w:rPr pt14:Unid="0ba49e88d1e54e39a3363f9bfe5a62c9">
          <w:rFonts w:ascii="Roboto" w:hAnsi="Roboto" pt14:Unid="414299f6842b468db28751bdf7d4ea8d"/>
          <w:sz w:val="22" pt14:Unid="496e3b8347b54abcb21a518feea6a1e5"/>
          <w:szCs w:val="22" pt14:Unid="df5dd8d4360a4b2d9a126753ee879d6e"/>
          <w:lang w:val="en-GB" pt14:Unid="ff6b43617633408ab604954ad4cd4bb6"/>
        </w:rPr>
        <w:t>10.1</w:t>
      </w:r>
      <w:r>
        <w:rPr pt14:Unid="c7d83462bf944ebd97eaed353dbc42a7">
          <w:rFonts w:ascii="Roboto" w:hAnsi="Roboto" pt14:Unid="8da8d19e54354caaa65c464f032be84a"/>
          <w:sz w:val="22" pt14:Unid="704ee4733bb44256b29cc1f40e185cdb"/>
          <w:szCs w:val="22" pt14:Unid="a5f9b227f30c4a22b7092370659f4c9a"/>
          <w:lang w:val="en-GB" pt14:Unid="f688c219741b4cec869508d00deded41"/>
        </w:rPr>
        <w:tab pt14:Unid="85235476296440868f5f24c2183a0066"/>
      </w:r>
      <w:r>
        <w:rPr pt14:Unid="b71c3784bd884b0699a6dd4b9ef85f78">
          <w:rFonts w:ascii="Roboto" w:hAnsi="Roboto" pt14:Unid="9de518c87f4d46b19f4d80aa99bd3fd1"/>
          <w:color w:val="000000" w:themeColor="text1" pt14:Unid="2d11292e4cb24ef1b843a1a5c8b0e5fc"/>
          <w:sz w:val="22" pt14:Unid="87e5bab3001b475b98bc6cd72d680baf"/>
          <w:szCs w:val="22" pt14:Unid="c2a43e5aaca146488eda01788acfa22f"/>
          <w:lang w:val="en-GB" pt14:Unid="119f0c42d13e498488c09687ae96c63e"/>
        </w:rPr>
        <w:t>Changes and additions to this Confidentiality Agreement must be made in writing. This also applies in particular to any agreement which is intended to cancel the currently required written form.</w:t>
      </w:r>
    </w:p>
    <w:p pt14:Unid="75f8c551e31d44d588a5df49f42d9a14">
      <w:pPr pt14:Unid="8d42e2583d9849d1b92a30cbc63e956f">
        <w:pStyle w:val="Standard1" pt14:Unid="7101054ee7224785bc12060ccbb79ca3"/>
        <w:tabs pt14:Unid="b188932fa4704f2db38accbc1aea8c4c">
          <w:tab w:val="left" w:pos="3659" pt14:Unid="501a5881443341889584f1c94e8cfc44"/>
        </w:tabs>
        <w:spacing w:line="360" w:lineRule="auto" pt14:Unid="68eaef8868e345c8a2b5fd9750fbcbaa"/>
        <w:ind w:right="175" pt14:Unid="779e23715aaf4e4ca4145f7f9379ed15"/>
        <w:jc w:val="left" pt14:Unid="37f9ea851e6f41b985bd9f6e361a53e8"/>
        <w:rPr pt14:Unid="48e8cc500c0e4730be4b97eab1a7c3e2">
          <w:rFonts w:ascii="Roboto" w:hAnsi="Roboto" pt14:Unid="19d53d7b05ee4ddb87632ddcc3d97d70"/>
          <w:color w:val="000000" w:themeColor="text1" pt14:Unid="957d02d86fbc40ecbe49ba2f2bbf953e"/>
          <w:sz w:val="22" pt14:Unid="fed55c6c7dbd48379e9855a2d7e5e464"/>
          <w:szCs w:val="22" pt14:Unid="e939ad90535a4ba1a65e71aba84ec78b"/>
          <w:lang w:val="en-GB" pt14:Unid="c556a2e94314460dad39a3aec80f0fa8"/>
        </w:rPr>
      </w:pPr>
    </w:p>
    <w:p pt14:Unid="812c95eacd904b02b913ee33dbc8ede0">
      <w:pPr pt14:Unid="37f9dd01043f452796b2c780953b0c52">
        <w:pStyle w:val="Standard1" pt14:Unid="9149489a3bfd40f992a8d500b71b9c0c"/>
        <w:tabs pt14:Unid="82c23b9abe074f30947042421be31cdd">
          <w:tab w:val="left" w:pos="720" pt14:Unid="aad6c8d4dbc049388698e27f27e0d08e"/>
          <w:tab w:val="left" w:pos="3659" pt14:Unid="19579513f0c44b4cb2d3fe2e0d2e38c4"/>
        </w:tabs>
        <w:spacing w:line="360" w:lineRule="auto" pt14:Unid="c7bd60d2742c4b7ba6002f6a07b1fb58"/>
        <w:ind w:left="720" w:right="175" w:hanging="720" pt14:Unid="885ba91de10345758c75167a7c9646e2"/>
        <w:rPr pt14:Unid="e883c88bfaf44f2ea00899613cdb21e4">
          <w:rFonts w:ascii="Roboto" w:hAnsi="Roboto" pt14:Unid="9c0c2f8e21404a888d69cafc7a0e40b0"/>
          <w:color w:val="000000" w:themeColor="text1" pt14:Unid="e1e8a482bbee41d9a881210575bb608e"/>
          <w:sz w:val="22" pt14:Unid="ed4f31ea4e46485a8ad16ea981acb580"/>
          <w:szCs w:val="22" pt14:Unid="641bdd5c9c44410f9dc73da75a3637f2"/>
          <w:lang w:val="en-GB" pt14:Unid="81d5199f66f14aebabb7e8a458f8e437"/>
        </w:rPr>
      </w:pPr>
      <w:r>
        <w:rPr pt14:Unid="bbf1ef61f9234fb2a3aa75b34c5ec9b5">
          <w:rFonts w:ascii="Roboto" w:hAnsi="Roboto" pt14:Unid="851a94e8768a4034a60a25baab95bb93"/>
          <w:color w:val="000000" w:themeColor="text1" pt14:Unid="3a5ff90d037c4c04ac37b803f11f4b50"/>
          <w:sz w:val="22" pt14:Unid="e319bbf5261a44a4b57b2d16f632b6c8"/>
          <w:szCs w:val="22" pt14:Unid="b9967bdcc8284271b241b59ddb2c2bb0"/>
          <w:lang w:val="en-GB" pt14:Unid="ce35ada5a9034bae887a23c3e0993f05"/>
        </w:rPr>
        <w:t>10.2</w:t>
      </w:r>
      <w:r>
        <w:rPr pt14:Unid="6f3edafc4b79454ca5ae462fa811d850">
          <w:rFonts w:ascii="Roboto" w:hAnsi="Roboto" pt14:Unid="81268fea0e4e48a1b2dbb74a3ea15d28"/>
          <w:color w:val="000000" w:themeColor="text1" pt14:Unid="cc918f6572754383b4bb9a55fb934081"/>
          <w:sz w:val="22" pt14:Unid="e7ee509fd24c4aab8d07988828810ab5"/>
          <w:szCs w:val="22" pt14:Unid="e7c9931354454144b2e2ff6f14f0d4cf"/>
          <w:lang w:val="en-GB" pt14:Unid="90ab1c8482f948cab2c0eacc5ac018c4"/>
        </w:rPr>
        <w:tab pt14:Unid="d5499d4578ea4c66bd95f9431d0bc66c"/>
      </w:r>
      <w:r>
        <w:rPr pt14:Unid="6f0452d4ed41418884ff617cb2c5ab2d">
          <w:rFonts w:ascii="Roboto" w:hAnsi="Roboto" pt14:Unid="b8919dc0e2e645828cba21162e8ac648"/>
          <w:color w:val="000000" w:themeColor="text1" pt14:Unid="613338e7afa14bc7b42ee89e4356d498"/>
          <w:sz w:val="22" pt14:Unid="a13ac5973dbc41e082d0506088d2474c"/>
          <w:szCs w:val="22" pt14:Unid="aae93e2f3d99400fa8f037dfb1fc71f1"/>
          <w:lang w:val="en-GB" pt14:Unid="14e573879062412eafc2a95c6410cf5c"/>
        </w:rPr>
        <w:t>The exclusive place of jurisdiction for all disputes arising from or in connection with this Confidentiality Agreement or regarding its validity is Frankfurt.</w:t>
      </w:r>
    </w:p>
    <w:p pt14:Unid="b45d45e6188c483ebc42c75c4db46bc7">
      <w:pPr pt14:Unid="ab49c8c1bd1b4b54b2a40fee4a5cc4a7">
        <w:pStyle w:val="Standard1" pt14:Unid="663ecf1b8f8c419d9d0fa64f2e4e1e6e"/>
        <w:tabs pt14:Unid="e37109d5ec6743a8a1654cac99bb80f8">
          <w:tab w:val="left" w:pos="720" pt14:Unid="0b93e58376f64a438f1ed768323efa40"/>
          <w:tab w:val="left" w:pos="3659" pt14:Unid="e1790f98c0a643d1b067fce41280afa0"/>
        </w:tabs>
        <w:spacing w:line="360" w:lineRule="auto" pt14:Unid="33a9d5bf014445b7aa4f84221d937cd6"/>
        <w:ind w:left="720" w:right="175" w:hanging="720" pt14:Unid="cad82a8e559248caa3dc4bf5bcdab62b"/>
        <w:jc w:val="left" pt14:Unid="96e3378a97294449a17676d1843d538b"/>
        <w:rPr pt14:Unid="4dd87b6774144b0e9225481cb35865ea">
          <w:rFonts w:ascii="Roboto" w:hAnsi="Roboto" pt14:Unid="9d757e95b4264416b1cb9d670ae8b5b6"/>
          <w:color w:val="000000" w:themeColor="text1" pt14:Unid="4ab66f33dc1e42c4b7075c4346a90569"/>
          <w:sz w:val="22" pt14:Unid="ebd0f18a797b44f2a394727485fbe530"/>
          <w:szCs w:val="22" pt14:Unid="499d3547ac9f499fab594ff518b64f68"/>
          <w:lang w:val="en-GB" pt14:Unid="0134c2f770b744a085ee8f9b6587693f"/>
        </w:rPr>
      </w:pPr>
    </w:p>
    <w:p pt14:Unid="09809a8f09404ac0860374d121d7fea0">
      <w:pPr pt14:Unid="40ab616bce7d4c8bb024c683ab2a58e2">
        <w:pStyle w:val="Standard1" pt14:Unid="477a256cce46403eb3225330f5a63c35"/>
        <w:tabs pt14:Unid="96fa64f28f7c48939ef43de21c6e1574">
          <w:tab w:val="left" w:pos="720" pt14:Unid="ae9793aec1a5422dbebbdd7bbf4dedd3"/>
          <w:tab w:val="left" w:pos="3659" pt14:Unid="6aa70b9438dd4b67bacf6d3839ac3212"/>
        </w:tabs>
        <w:spacing w:line="360" w:lineRule="auto" pt14:Unid="6e183fbf5d08476f86c1d416018c22ff"/>
        <w:ind w:left="720" w:right="175" w:hanging="720" pt14:Unid="90b509e9abcf45dcbc85a2cdc78ae01e"/>
        <w:rPr pt14:Unid="e6d32f6aa7694b75b7e5cac2037ef53e">
          <w:rFonts w:ascii="Roboto" w:hAnsi="Roboto" pt14:Unid="d532d9cad29b47c189916e2e2415b704"/>
          <w:color w:val="000000" w:themeColor="text1" pt14:Unid="a553054a5f674a5da7d2edddae1d4809"/>
          <w:sz w:val="22" pt14:Unid="98c76114e03844209db72ad69bd2bc8a"/>
          <w:szCs w:val="22" pt14:Unid="fee21ecc012646f585ee0d2bbbaf2e5f"/>
          <w:lang w:val="en-GB" pt14:Unid="66915361dd514479b2b450ba49453c1f"/>
        </w:rPr>
      </w:pPr>
      <w:r>
        <w:rPr pt14:Unid="89c2d2e7a69a436ab48952862666c08a">
          <w:rFonts w:ascii="Roboto" w:hAnsi="Roboto" pt14:Unid="b1e7ec06ebd747e19a88073d83a445d5"/>
          <w:color w:val="000000" w:themeColor="text1" pt14:Unid="23c97b4bac2644fd904abe0c831110a1"/>
          <w:sz w:val="22" pt14:Unid="477ce18e0ae845bfbb8eb01ba9eff73b"/>
          <w:szCs w:val="22" pt14:Unid="060c511ba840401092eeec6c1684813e"/>
          <w:lang w:val="en-GB" pt14:Unid="b3b9f1042e3944128b6ea5557313e4b4"/>
        </w:rPr>
        <w:t>10.3</w:t>
      </w:r>
      <w:r>
        <w:rPr pt14:Unid="3c1b59830d9649f488e8653140c963ef">
          <w:rFonts w:ascii="Roboto" w:hAnsi="Roboto" pt14:Unid="bf4b543329b64fc29fe17b612e213b8d"/>
          <w:color w:val="000000" w:themeColor="text1" pt14:Unid="f96aa4104f894b3a838e24fd8239d778"/>
          <w:sz w:val="22" pt14:Unid="4cd8c9e546524c648112d0ab5660a87a"/>
          <w:szCs w:val="22" pt14:Unid="d90b3a76f43f4c148947e1ccb1727a31"/>
          <w:lang w:val="en-GB" pt14:Unid="68ba040792b348a999773c341869a31f"/>
        </w:rPr>
        <w:tab pt14:Unid="d804292a8d7241c4a5ba70c3331e267f"/>
      </w:r>
      <w:r>
        <w:rPr pt14:Unid="af9484249462483c99982c33cc229113">
          <w:rFonts w:ascii="Roboto" w:hAnsi="Roboto" pt14:Unid="e9ebcd03fb92411ab8cbc2e00281b665"/>
          <w:color w:val="000000" w:themeColor="text1" pt14:Unid="07208e9395b74937bfb58f02bfdde6bc"/>
          <w:sz w:val="22" pt14:Unid="4a6ce4503fd749bbac17c17cac5fa599"/>
          <w:szCs w:val="22" pt14:Unid="f47224cf42154720a402c2c2b4382840"/>
          <w:lang w:val="en-US" pt14:Unid="ba42c5f3530442deb433255f0d136866"/>
        </w:rPr>
        <w:t>If any provision of this Confidentiality Agreement should be or become invalid, unenforceable in its entirety or in part, this shall not affect the validity of the remaining provisions of this Confidentiality Agreement. Should this be the case, an effective and enforceable provision which comes as closest to the purpose of the provision in question shall apply instead of the void or unenforceable provision. The same shall apply if this Confidentiality Agreement contains an unintentional loophole.</w:t>
      </w:r>
    </w:p>
    <w:p pt14:Unid="735dfd264f084e8ca31cec4400af7da6">
      <w:pPr pt14:Unid="e69d8a5f14154f95b598cf986d16034d">
        <w:pStyle w:val="Standard1" pt14:Unid="878137687f7c41bfab4775bba18cd687"/>
        <w:tabs pt14:Unid="817288ed76eb4c99b5025e3d21023c66">
          <w:tab w:val="left" w:pos="720" pt14:Unid="4b9cba4cac2e4f389318b2988934b4d7"/>
          <w:tab w:val="left" w:pos="3659" pt14:Unid="9ee5ecd0559c423e945ad9330e6ac67f"/>
        </w:tabs>
        <w:spacing w:line="360" w:lineRule="auto" pt14:Unid="41134296a68d49bd8906f747e1c3b826"/>
        <w:ind w:left="720" w:right="175" w:hanging="720" pt14:Unid="3b3b03bb59754c8eb9762610d8b4d6fe"/>
        <w:jc w:val="left" pt14:Unid="53b878b9533b41f7b25ff233d0b6000c"/>
        <w:rPr pt14:Unid="89abfaa5df534202ad4ee2d44f683dea">
          <w:rFonts w:ascii="Roboto" w:hAnsi="Roboto" pt14:Unid="ef8fd1abda264591b93ddc8f396184ac"/>
          <w:color w:val="000000" w:themeColor="text1" pt14:Unid="0d7cd3c342854ab99122b9cdfad15b03"/>
          <w:sz w:val="22" pt14:Unid="e4abbc925ec74114b031735d83b69770"/>
          <w:szCs w:val="22" pt14:Unid="8da584c3a0bb4d34a9b8848e20dc8d0d"/>
          <w:lang w:val="en-GB" pt14:Unid="facfd1cd3f6e40f8a45620f1cad54563"/>
        </w:rPr>
      </w:pPr>
    </w:p>
    <w:p pt14:Unid="f334dbc373044fe8927a2075bbc986dc">
      <w:pPr pt14:Unid="82aca888b51f46cdb0c198f2262be146">
        <w:pStyle w:val="Standard1" pt14:Unid="0c791aee9e104ae2b2933dfe7bfdeefa"/>
        <w:keepNext pt14:Unid="2590ccaeedc04eac83d094a33b557f38"/>
        <w:tabs pt14:Unid="9aafcf9f809f4277b60f9472396fad65">
          <w:tab w:val="left" w:pos="720" pt14:Unid="50ffb56ed9cc44d28b541ab990c7973a"/>
          <w:tab w:val="left" w:pos="3659" pt14:Unid="be0eb2c37c844cca82c38d3241113e17"/>
        </w:tabs>
        <w:spacing w:line="360" w:lineRule="auto" pt14:Unid="68cff46e98cf48498f08acecc294eae1"/>
        <w:ind w:left="720" w:right="175" w:hanging="720" pt14:Unid="1c6ef46aa8b84bbc8d572dfee00261b7"/>
        <w:rPr pt14:Unid="602cced7b93f4f15b21eb85e282c981a">
          <w:rFonts w:ascii="Roboto" w:hAnsi="Roboto" pt14:Unid="dddeb9b8c94343d188857eff4f93f8e1"/>
          <w:color w:val="000000" w:themeColor="text1" pt14:Unid="291106d321a04a2883219754fdb55630"/>
          <w:sz w:val="22" pt14:Unid="4b21abc1b0664ce7818e205b38c5b245"/>
          <w:szCs w:val="22" pt14:Unid="27ea5a69adf54936ba0a4fa1d5b7a2b1"/>
          <w:lang w:val="en-GB" pt14:Unid="4a8189f3e3924c4fa96f7c9a17c85369"/>
        </w:rPr>
      </w:pPr>
      <w:r>
        <w:rPr pt14:Unid="5145378bfced46888d1e53a332d2e340">
          <w:rFonts w:ascii="Roboto" w:hAnsi="Roboto" pt14:Unid="a4555ba79ac14414a5ec742db69b3398"/>
          <w:color w:val="000000" w:themeColor="text1" pt14:Unid="e0d5fb4bd0f849398ec8bdc93454354c"/>
          <w:sz w:val="22" pt14:Unid="00faefab590b463f9b9e81d9c152f5ef"/>
          <w:szCs w:val="22" pt14:Unid="9c2c727a2e774cc59cc22ac8d5832ca6"/>
          <w:lang w:val="en-GB" pt14:Unid="e6d7b0bfb7324c83b8b1a926dafff75a"/>
        </w:rPr>
        <w:t>10.4</w:t>
      </w:r>
      <w:r>
        <w:rPr pt14:Unid="7ddd1b13315042488b07efb15c5b6ed4">
          <w:rFonts w:ascii="Roboto" w:hAnsi="Roboto" pt14:Unid="a7e6b3e2207f4021aaabc28ac7d470c7"/>
          <w:color w:val="000000" w:themeColor="text1" pt14:Unid="1d6bfc300c674b5fa747563bbed9d00f"/>
          <w:sz w:val="22" pt14:Unid="6a233c2df58a4ba5862b2092fc05c228"/>
          <w:szCs w:val="22" pt14:Unid="baa2fd2dbd014ee0b8e179a41cd0c606"/>
          <w:lang w:val="en-GB" pt14:Unid="2177e2d65823400185557e3f8b9cb1e9"/>
        </w:rPr>
        <w:tab pt14:Unid="2ffb97f34e504bf49f04f866e04c83f2"/>
      </w:r>
      <w:r>
        <w:rPr pt14:Unid="22748bd33eec4f4b824e0966c7941072">
          <w:rFonts w:ascii="Roboto" w:hAnsi="Roboto" pt14:Unid="4b9a838f8cd6476baeffcf1cafab62e7"/>
          <w:color w:val="000000" w:themeColor="text1" pt14:Unid="0b38b723fa9648c89c09a80ac40899fe"/>
          <w:sz w:val="22" pt14:Unid="5852f5f32bbc4823b6a7880b33edb3eb"/>
          <w:szCs w:val="22" pt14:Unid="021f5c1dd7424bbc9fd46fce1b6da0b8"/>
          <w:lang w:val="en-GB" pt14:Unid="8fbba50d448645ca96a37ce51771cd64"/>
        </w:rPr>
        <w:t>This Confidentiality Agreement is subject to the laws of the Federal Republic of Germany.</w:t>
      </w:r>
    </w:p>
    <w:p pt14:Unid="7b7925edd31e46e2bba3d493934f9fb9">
      <w:pPr pt14:Unid="2b1527a73dd44bc3886fa9a9909f31af">
        <w:pStyle w:val="Standard1" pt14:Unid="29476f8136794c6e9b638ba1a2899493"/>
        <w:spacing w:line="360" w:lineRule="auto" pt14:Unid="ef292695c7e4463aa4d1488be011b154"/>
        <w:ind w:left="709" w:hanging="709" pt14:Unid="083f2358348c4503989c8e12086d8965"/>
        <w:rPr pt14:Unid="7d8cd61cab2a44b38eeef14a980bb283">
          <w:rFonts w:ascii="Roboto" w:hAnsi="Roboto" pt14:Unid="bf7a009a69494b3eaaba5b766ee7251c"/>
          <w:color w:val="000000" w:themeColor="text1" pt14:Unid="9652adc851f04513a6e0dc3144a30da7"/>
          <w:sz w:val="22" pt14:Unid="fc8e86da3b0d4c5591f6a2dc43226ef8"/>
          <w:szCs w:val="22" pt14:Unid="f15133583a454a928ac07b9f87d7f650"/>
          <w:lang w:val="en-GB" pt14:Unid="3e00a279f4ca4124b19992ead102ba08"/>
        </w:rPr>
      </w:pPr>
    </w:p>
    <w:p pt14:Unid="83b9bfa6491144e48e41bec8a1238176">
      <w:pPr pt14:Unid="3e0f2b6faf924708b1ffbb8040b9fdb0">
        <w:pStyle w:val="Standard1" pt14:Unid="dd883ab11ce34d29baff180becef1283"/>
        <w:spacing w:line="360" w:lineRule="auto" pt14:Unid="9147211ff5f64249b35829b682ea015c"/>
        <w:rPr pt14:Unid="c301dd3805514cf7844403e440967ffb">
          <w:rFonts w:ascii="Roboto" w:hAnsi="Roboto" pt14:Unid="798e0f16c31e49aeb1739417306d47fd"/>
          <w:color w:val="000000" w:themeColor="text1" pt14:Unid="9344b3de0f1a465fa76ec72b1d97f1ff"/>
          <w:sz w:val="22" pt14:Unid="193d335c99974f3ca3beed56fe6bf684"/>
          <w:szCs w:val="22" pt14:Unid="c3fe74d6dbff40d8969fe05e11dd73e5"/>
          <w:lang w:val="en-GB" pt14:Unid="edaddf3f130f484789b4c9bc6e59f3b3"/>
        </w:rPr>
      </w:pPr>
    </w:p>
    <w:p pt14:Unid="8f9027134cc34c8590ff2c45ebca9056">
      <w:pPr pt14:Unid="82d9ba7ea8dd4d4e80d313816e3b0f8d">
        <w:pStyle w:val="Standard1" pt14:Unid="8f3300470aec4507be995bc77262c604"/>
        <w:spacing w:line="360" w:lineRule="auto" pt14:Unid="78704f63d78342a99ef4908fb2fa66e2"/>
        <w:ind w:left="709" w:hanging="709" pt14:Unid="e5621bf34c2d482faedf25056dd51dc4"/>
        <w:rPr pt14:Unid="a88fbe983f8f485ba45c08d0108371a0">
          <w:rFonts w:ascii="Roboto" w:hAnsi="Roboto" pt14:Unid="20e1231b43044086aadaa711c284d3da"/>
          <w:color w:val="000000" w:themeColor="text1" pt14:Unid="7762ad38abd54a508a40ec41659b34c7"/>
          <w:sz w:val="22" pt14:Unid="21471bf84a454ff9a31dfb8bdba20f3c"/>
          <w:szCs w:val="22" pt14:Unid="59335422c3c3481eb2eb83906d3d2c00"/>
          <w:lang w:val="en-GB" pt14:Unid="cda64b28aa134035859152d72851022a"/>
        </w:rPr>
      </w:pPr>
    </w:p>
    <w:p pt14:Unid="3c3399984d2044b582989238768d5ee7">
      <w:pPr pt14:Unid="e6e427de873d42ec8faef2b003dfe745">
        <w:pStyle w:val="Standard1" pt14:Unid="518aca54a5df4514a373eebca2a8ab17"/>
        <w:spacing w:line="360" w:lineRule="auto" pt14:Unid="002dc2cf8e93457181a6e15c5cae1247"/>
        <w:ind w:left="709" w:hanging="709" pt14:Unid="d0ef2382a87740b5b541954117021b1b"/>
        <w:rPr pt14:Unid="c9caa95cdc6e41a7ad69990de3573f6b">
          <w:rFonts w:ascii="Roboto" w:hAnsi="Roboto" pt14:Unid="c529671356034845a0dd9326c621b52c"/>
          <w:b pt14:Unid="f43b55ac5a8646eba32ec73bf70c9044"/>
          <w:color w:val="000000" w:themeColor="text1" pt14:Unid="7a67db1794114fdeaa4b6f6887ff436b"/>
          <w:sz w:val="22" pt14:Unid="42005afb5a274c419f90a5b59605f1f4"/>
          <w:szCs w:val="22" pt14:Unid="f916f86d53c04a069721ff95f4cf06bf"/>
          <w:lang w:val="en-GB" pt14:Unid="3a3da23e31654e63a32385edddd1e926"/>
        </w:rPr>
      </w:pPr>
    </w:p>
    <w:p pt14:Unid="60542c71fec4441bb05dccaed678fd19">
      <w:pPr pt14:Unid="18b7f7e9d3a340cf97b6d4270adfd980">
        <w:pStyle w:val="Standard1" pt14:Unid="9053088414844924a896b9d02c4834c6"/>
        <w:rPr pt14:Unid="b3082c2ef66c41e5b75bcf3b9fe740e7">
          <w:rFonts w:ascii="Roboto" w:hAnsi="Roboto" pt14:Unid="bfd799120dae424c9eee3277323f1199"/>
          <w:color w:val="000000" w:themeColor="text1" pt14:Unid="8c858bd1be4c42b3bc1e72b279717429"/>
          <w:sz w:val="22" pt14:Unid="b368c934c12a4f879bf07bf3992af119"/>
          <w:szCs w:val="22" pt14:Unid="52210053d7a147a3a6abf1246d582cc6"/>
          <w:lang w:val="en-GB" pt14:Unid="dd4fb17162d7440bab8d43a6ede00b80"/>
        </w:rPr>
      </w:pPr>
      <w:r>
        <w:rPr pt14:Unid="cb5e7f9d47b349baa0a994c9254563aa">
          <w:rFonts w:ascii="Roboto" w:hAnsi="Roboto" pt14:Unid="ca62c6d1580a4c1f83b87c642a63cf22"/>
          <w:color w:val="000000" w:themeColor="text1" pt14:Unid="37a2718bfb5f4bd7a4d81fda3a84d5b2"/>
          <w:sz w:val="22" pt14:Unid="02cf0f89ffff41c49ead9efa9f428955"/>
          <w:szCs w:val="22" pt14:Unid="eb341a702cde4454ad5b8174840fed9a"/>
          <w:lang w:val="en-GB" pt14:Unid="fccb30c58bec402b9faa383c88fbd3fa"/>
        </w:rPr>
        <w:t>…………………………………………………..</w:t>
      </w:r>
      <w:r>
        <w:rPr pt14:Unid="3b178af77c154ce696b260858c4362c9">
          <w:rFonts w:ascii="Roboto" w:hAnsi="Roboto" pt14:Unid="f3534f12eb394d6cb488145c7411ac2c"/>
          <w:color w:val="000000" w:themeColor="text1" pt14:Unid="10a5de807c464d6ebac454d3ab6f2938"/>
          <w:sz w:val="22" pt14:Unid="6d4bfd5d60054a2786ac672862b16228"/>
          <w:szCs w:val="22" pt14:Unid="f1f457b6ef7e4237a994754400c6dfb7"/>
          <w:lang w:val="en-GB" pt14:Unid="528dcffe38364a39883a6822b1b8f890"/>
        </w:rPr>
        <w:tab pt14:Unid="93c1a46f2ca64a83989ae8ecfb4c7dff"/>
      </w:r>
      <w:r>
        <w:rPr pt14:Unid="2fcd64f9a7fc4d15bdb519cc74fd4f5b">
          <w:rFonts w:ascii="Roboto" w:hAnsi="Roboto" pt14:Unid="7e7791aa6bb6421f94ce2edd80eb29d2"/>
          <w:color w:val="000000" w:themeColor="text1" pt14:Unid="a0826fccb4e6441eaf562fbe15e0ab23"/>
          <w:sz w:val="22" pt14:Unid="5ff87044449041e19b26ec338825e4a5"/>
          <w:szCs w:val="22" pt14:Unid="7764d06a73d14345b4ed0bcf9c7eb3f2"/>
          <w:lang w:val="en-GB" pt14:Unid="44b0755d183c42dea7bbd19d691efc79"/>
        </w:rPr>
        <w:t xml:space="preserve">……………………………………………… </w:t>
      </w:r>
    </w:p>
    <w:p pt14:Unid="f10951694807478aa69fd168e2e3a4cf">
      <w:pPr pt14:Unid="d111d53af1e8444baa48ddd0d1a5624b">
        <w:pStyle w:val="Standard1" pt14:Unid="76ce39d0b6614ea796d94aa3dfd6d872"/>
        <w:rPr pt14:Unid="001890900c9542e8a9471193c5630657">
          <w:rFonts w:ascii="Roboto" w:hAnsi="Roboto" pt14:Unid="5d8ae55d16bc4e5c889454da2fe5c542"/>
          <w:color w:val="000000" w:themeColor="text1" pt14:Unid="1ebbc3634c064ab993f6b56d6eb743ae"/>
          <w:sz w:val="22" pt14:Unid="f7b12bb461f54b99b2b6e0ebc677729a"/>
          <w:szCs w:val="22" pt14:Unid="c89d4b5e0e72475588501413eb347469"/>
          <w:lang w:val="en-GB" pt14:Unid="5fab50ccebfa486693e22108ec1d592e"/>
        </w:rPr>
      </w:pPr>
      <w:r>
        <w:rPr pt14:Unid="eb1a5570b7ca446ba57bb132b462ee4c">
          <w:rFonts w:ascii="Roboto" w:hAnsi="Roboto" pt14:Unid="0236418578e64cb39b23ea479f7e66d2"/>
          <w:color w:val="000000" w:themeColor="text1" pt14:Unid="a03877940c2b48edb50f8b485ad91932"/>
          <w:sz w:val="22" pt14:Unid="7cc093b330f34d8ab47e5caf9ed33fb2"/>
          <w:szCs w:val="22" pt14:Unid="4100ec03355d428192658f039a5f0d9a"/>
          <w:lang w:val="en-GB" pt14:Unid="712a9c70b7bc403a9db11d11432535b6"/>
        </w:rPr>
        <w:t>(Place, Date)</w:t>
      </w:r>
      <w:r>
        <w:rPr pt14:Unid="c149f15d9cfb4d33a2eee64a54f92e5f">
          <w:rFonts w:ascii="Roboto" w:hAnsi="Roboto" pt14:Unid="ba7e09d5a5964a89810d545319dd7d91"/>
          <w:color w:val="000000" w:themeColor="text1" pt14:Unid="63c6efbf73884d169dad68649b620010"/>
          <w:sz w:val="22" pt14:Unid="77fbd8d23ce44244b7526ee398042dcd"/>
          <w:szCs w:val="22" pt14:Unid="1b6425a191944043b40c1ca43c29e26b"/>
          <w:lang w:val="en-GB" pt14:Unid="91e6aabacd004b61a04c8f4a05995048"/>
        </w:rPr>
        <w:tab pt14:Unid="4c32bfa2168e48eca6d7c9031180ea5c"/>
      </w:r>
      <w:r>
        <w:rPr pt14:Unid="1bdfc0dd825e40d7a6b9890c60fc2284">
          <w:rFonts w:ascii="Roboto" w:hAnsi="Roboto" pt14:Unid="f5d0e86bc8624f63998064b667a3d723"/>
          <w:color w:val="000000" w:themeColor="text1" pt14:Unid="243fba76c85f4118a9211fff46256f0b"/>
          <w:sz w:val="22" pt14:Unid="74539a2ef6424402b6a8a54b835e2089"/>
          <w:szCs w:val="22" pt14:Unid="06f3002d591e48b28c35d973bc8bc292"/>
          <w:lang w:val="en-GB" pt14:Unid="79005db5980a423ba4ac572766fd9add"/>
        </w:rPr>
        <w:tab pt14:Unid="bc34e884b4d840beb33e5a5a00307388"/>
      </w:r>
      <w:r>
        <w:rPr pt14:Unid="c2e7ac3847c24727b6634da82cb897c7">
          <w:rFonts w:ascii="Roboto" w:hAnsi="Roboto" pt14:Unid="e315d1e2677c4d8095b672ba5b8610f6"/>
          <w:color w:val="000000" w:themeColor="text1" pt14:Unid="c02f723377934f109261c5019cf2795e"/>
          <w:sz w:val="22" pt14:Unid="a87b27d404e04f249113e80808a34b94"/>
          <w:szCs w:val="22" pt14:Unid="7154281b26d54481b6c8939ff1bafea6"/>
          <w:lang w:val="en-GB" pt14:Unid="af49947da065431abdb11463426350a5"/>
        </w:rPr>
        <w:tab pt14:Unid="3d75508177c34845b0579fdc61599101"/>
      </w:r>
      <w:r>
        <w:rPr pt14:Unid="8dafb41f4262491eb373d1db7d8bbc10">
          <w:rFonts w:ascii="Roboto" w:hAnsi="Roboto" pt14:Unid="40235b710a464f9b81355d0e38aae95c"/>
          <w:color w:val="000000" w:themeColor="text1" pt14:Unid="b486eae2322c41939449df26f8c9a384"/>
          <w:sz w:val="22" pt14:Unid="09a82d6e8e8340278b520fd26a1ac020"/>
          <w:szCs w:val="22" pt14:Unid="2e5301490375486299e11fb05fb43a5e"/>
          <w:lang w:val="en-GB" pt14:Unid="e845ec9894864420bbdad4986300788e"/>
        </w:rPr>
        <w:tab pt14:Unid="67822f09476b4e39bfae7b5f7d62176b"/>
      </w:r>
      <w:r>
        <w:rPr pt14:Unid="b71343ea16314d67bf538d6a56eeb6eb">
          <w:rFonts w:ascii="Roboto" w:hAnsi="Roboto" pt14:Unid="076031c6250244efb3813b5d881d2fcf"/>
          <w:color w:val="000000" w:themeColor="text1" pt14:Unid="8e34836b45234bfd9c511ae73d0bcc2e"/>
          <w:sz w:val="22" pt14:Unid="a16d85ac11264428b2e9cefea112708f"/>
          <w:szCs w:val="22" pt14:Unid="124a8be94d9d428e9f40e53f60ac9e13"/>
          <w:lang w:val="en-GB" pt14:Unid="5d294b097d1b4bf0bfa5168493278d78"/>
        </w:rPr>
        <w:tab pt14:Unid="3c7470531401406289979c68de2816d7"/>
      </w:r>
      <w:r>
        <w:rPr pt14:Unid="4146260cb2344f2795ee5dc40d0727ec">
          <w:rFonts w:ascii="Roboto" w:hAnsi="Roboto" pt14:Unid="a32642cbd68e4d9fb5c53a080f7d062a"/>
          <w:color w:val="000000" w:themeColor="text1" pt14:Unid="66e29f581a7e48c8bd3718a9d6836e0d"/>
          <w:sz w:val="22" pt14:Unid="c6042551caaf4ab887eac75e15af7a1e"/>
          <w:szCs w:val="22" pt14:Unid="10093ea5da9f495db987145a46cb575d"/>
          <w:lang w:val="en-GB" pt14:Unid="86e47ed7dba942e696c08e20832dd603"/>
        </w:rPr>
        <w:tab pt14:Unid="2f34140e180e43448b24cec2b897d590"/>
      </w:r>
      <w:r>
        <w:rPr pt14:Unid="30b3615a3c694e3c8bcf4dcb854c638a">
          <w:rFonts w:ascii="Roboto" w:hAnsi="Roboto" pt14:Unid="2396b40903684855b0717f48bfb0f7ba"/>
          <w:color w:val="000000" w:themeColor="text1" pt14:Unid="b428ab63177f460881f12554cc4f1748"/>
          <w:sz w:val="22" pt14:Unid="2b07d883deb64cf9ac362d52dce675e0"/>
          <w:szCs w:val="22" pt14:Unid="95b0941a35c74f938d027728fb22d4a2"/>
          <w:lang w:val="en-GB" pt14:Unid="55f93c866f1a441e9788349ce767a936"/>
        </w:rPr>
        <w:t>(Place, Date)</w:t>
      </w:r>
      <w:r>
        <w:rPr pt14:Unid="5c2fc5036ec14333aa1d850399b95376">
          <w:rFonts w:ascii="Roboto" w:hAnsi="Roboto" pt14:Unid="faed3b7ff49b48b89593e19843d8af14"/>
          <w:color w:val="000000" w:themeColor="text1" pt14:Unid="d2270da9b64344c3a566d95088398124"/>
          <w:sz w:val="22" pt14:Unid="2d1ca9d51d184ea2a8788f9f93862cff"/>
          <w:szCs w:val="22" pt14:Unid="7ac9ebfc71814956b99f350748421ea6"/>
          <w:lang w:val="en-GB" pt14:Unid="e5437855ed9d4b27ac29f235da831d84"/>
        </w:rPr>
        <w:tab pt14:Unid="45fff825cd624aadafe870272155a9fb"/>
      </w:r>
      <w:r>
        <w:rPr pt14:Unid="393b4bb1191a4b4c800651e6599026d6">
          <w:rFonts w:ascii="Roboto" w:hAnsi="Roboto" pt14:Unid="dcc1a53eb3a743609edb741bacebb9a0"/>
          <w:color w:val="000000" w:themeColor="text1" pt14:Unid="6bb09da41deb4308abfc5540da390792"/>
          <w:sz w:val="22" pt14:Unid="41ea0139e5dd4bcd83c9e79b3a059d2d"/>
          <w:szCs w:val="22" pt14:Unid="73263616bc4a4576aedf9cb84bf9357c"/>
          <w:lang w:val="en-GB" pt14:Unid="32cfd54004db4dad956dc66aa6760485"/>
        </w:rPr>
        <w:tab pt14:Unid="c46e4cc8586849eb815e2ebc07be241b"/>
      </w:r>
      <w:r>
        <w:rPr pt14:Unid="219e20816d01491fa15cce7e86eae786">
          <w:rFonts w:ascii="Roboto" w:hAnsi="Roboto" pt14:Unid="2f9d4d1c01684b7d8ea766379f9168a6"/>
          <w:color w:val="000000" w:themeColor="text1" pt14:Unid="825f1b69b6b84885bf33f90868bdd74e"/>
          <w:sz w:val="22" pt14:Unid="f7b5d8e82d5e4cf995300aaab866fb8b"/>
          <w:szCs w:val="22" pt14:Unid="8d2b188b91ab4945a8fff43076423993"/>
          <w:lang w:val="en-GB" pt14:Unid="74b5c9c9cff442b0b30f03551568f8db"/>
        </w:rPr>
        <w:tab pt14:Unid="6116e3fd58db46e490b2f340cc10dbcd"/>
      </w:r>
    </w:p>
    <w:p pt14:Unid="d9874b19af25401782f6844c4a593e91">
      <w:pPr pt14:Unid="fd072fd771fb4dbda8e2359e5514d2bf">
        <w:pStyle w:val="Standard1" pt14:Unid="3d05412251434a62b0313ff5ae1480ba"/>
        <w:rPr pt14:Unid="53fd2dfe8b7c43648118aecca0628768">
          <w:rFonts w:ascii="Roboto" w:hAnsi="Roboto" pt14:Unid="588a5dde44c24565a9d8c90c574e48cf"/>
          <w:color w:val="000000" w:themeColor="text1" pt14:Unid="d3339cbd94df441c91ef9e3757c9fc7d"/>
          <w:sz w:val="22" pt14:Unid="a6a7e7232f514884a0840ee35e147066"/>
          <w:szCs w:val="22" pt14:Unid="b6bd09864ec44c3bba720c33e009b27b"/>
          <w:lang w:val="en-GB" pt14:Unid="d8525ffb0ad146e19e7fce3f9fcdfef7"/>
        </w:rPr>
      </w:pPr>
    </w:p>
    <w:p pt14:Unid="362ddb69da0e4d35af45013e1707e0cb">
      <w:pPr pt14:Unid="709c2c52ce6549868a9d1a6418c68540">
        <w:pStyle w:val="Standard1" pt14:Unid="b59d480aacac4671b7e96bd22d719903"/>
        <w:rPr pt14:Unid="f2c78b2677134b6d82258613036f3bcd">
          <w:rFonts w:ascii="Roboto" w:hAnsi="Roboto" pt14:Unid="42b1bc4a36ed43a2ad3be71a4f3e61f6"/>
          <w:color w:val="000000" w:themeColor="text1" pt14:Unid="4ec03bf85086418bb0b2f9762b9d237a"/>
          <w:sz w:val="22" pt14:Unid="16318fd53e0d4ebda8a993bf1f6643f7"/>
          <w:szCs w:val="22" pt14:Unid="bde92920235e480cb7ea9cfc58774f3f"/>
          <w:lang w:val="en-GB" pt14:Unid="084b66c799834baaa54175ed543d7571"/>
        </w:rPr>
      </w:pPr>
    </w:p>
    <w:p pt14:Unid="f153d28762b24252915b0c2397d305ca">
      <w:pPr pt14:Unid="fb11af5da8294a70ba974b752e671c43">
        <w:pStyle w:val="Standard1" pt14:Unid="7b638690d7444596ab6f5b91b0f68c6c"/>
        <w:rPr pt14:Unid="4291ea24c45a4861aceb422af2db0a9c">
          <w:rFonts w:ascii="Roboto" w:hAnsi="Roboto" pt14:Unid="25ec03be568c40f4a70d51d50677c0fe"/>
          <w:color w:val="000000" w:themeColor="text1" pt14:Unid="89acdfcbdbd04a5cb89527a5ec6f17f7"/>
          <w:sz w:val="22" pt14:Unid="e909ca09b93147d38c661edd8a3e20b2"/>
          <w:szCs w:val="22" pt14:Unid="349b6b02383f49918cc3b358bada157f"/>
          <w:lang w:val="en-GB" pt14:Unid="c5e2f3327b45413bac1e88c4efddbcf0"/>
        </w:rPr>
      </w:pPr>
    </w:p>
    <w:p pt14:Unid="a1bfc230dfc549e2acb876c2c3642728">
      <w:pPr pt14:Unid="14e21835e71f4ccda1147dac47b80275">
        <w:pStyle w:val="Standard1" pt14:Unid="02021bc577994f208da1eeb645a7a065"/>
        <w:rPr pt14:Unid="f0a6148eeaf84104a1f0200854cc2854">
          <w:rFonts w:ascii="Roboto" w:hAnsi="Roboto" pt14:Unid="f95ba6992a034f719c39d5275c561e46"/>
          <w:color w:val="000000" w:themeColor="text1" pt14:Unid="2b241c232da44debbbe34e6515f6dfd4"/>
          <w:sz w:val="22" pt14:Unid="db22b888bee541a185d8a55ee42ce734"/>
          <w:szCs w:val="22" pt14:Unid="6df013d90c0d4a81960be41fcc89462c"/>
          <w:lang w:val="en-GB" pt14:Unid="7598f580b6dd46bf91480f75c092ac3f"/>
        </w:rPr>
      </w:pPr>
    </w:p>
    <w:p pt14:Unid="ade9c667bfbe43a3854df9708ffb5b33">
      <w:pPr pt14:Unid="d701863eef85463aa44acdc9b358f567">
        <w:pStyle w:val="Standard1" pt14:Unid="b3f86ac5d09140af85cc3d230043801a"/>
        <w:rPr pt14:Unid="8ca19f55ee77486aa1bbc030b90b017c">
          <w:rFonts w:ascii="Roboto" w:hAnsi="Roboto" pt14:Unid="e5a1affb4a034d0ca024935a25f3a7af"/>
          <w:color w:val="000000" w:themeColor="text1" pt14:Unid="f5eb2a8309284cae880dc41d0878f244"/>
          <w:sz w:val="22" pt14:Unid="bba554119d1848e98d8b115c000b54ee"/>
          <w:szCs w:val="22" pt14:Unid="f9f54d01baaf411691d7193c76f71cf6"/>
          <w:lang w:val="en-GB" pt14:Unid="45a165df093e4e9c860bcc41c2f148a8"/>
        </w:rPr>
      </w:pPr>
    </w:p>
    <w:p pt14:Unid="991db6a4161a442aaf16e70bd1975da2">
      <w:pPr pt14:Unid="604335b3f704443e876f71d48a9758c9">
        <w:pStyle w:val="Standard1" pt14:Unid="404c597be3fc4ccfacb50eabad5d4967"/>
        <w:rPr pt14:Unid="1ba77a883024428391ecfd2630b55fbd">
          <w:rFonts w:ascii="Roboto" w:hAnsi="Roboto" pt14:Unid="d1611d29e5e04a49957337644c66ce09"/>
          <w:color w:val="000000" w:themeColor="text1" pt14:Unid="42694830a34e42dc8016bbed1b265716"/>
          <w:sz w:val="22" pt14:Unid="96af63833c73422cb35ca624586fccd0"/>
          <w:szCs w:val="22" pt14:Unid="2c5164cbca0a4cb1b52962b430621a06"/>
          <w:lang w:val="en-GB" pt14:Unid="318de137f7fd496fa644a4c6a1be2729"/>
        </w:rPr>
      </w:pPr>
      <w:r>
        <w:rPr pt14:Unid="3c95d9eceb414bdb8a665e50d980b355">
          <w:rFonts w:ascii="Roboto" w:hAnsi="Roboto" pt14:Unid="f82c589c02704129921d525d0d63881a"/>
          <w:color w:val="000000" w:themeColor="text1" pt14:Unid="fa70d6c4e9e545e18c1bcb7a563adadb"/>
          <w:sz w:val="22" pt14:Unid="7241a98909d44868b877c70c6cca0dc0"/>
          <w:szCs w:val="22" pt14:Unid="9a8d30188add4201972982c929cefe26"/>
          <w:lang w:val="en-GB" pt14:Unid="5b624875e9f54b0290caae26f626806c"/>
        </w:rPr>
        <w:t>…………………………………………………..</w:t>
      </w:r>
      <w:r>
        <w:rPr pt14:Unid="63cce8d35c304dd1973dce0e29a7e1dc">
          <w:rFonts w:ascii="Roboto" w:hAnsi="Roboto" pt14:Unid="1a08d7f5194d41a3a9ae888b504c7975"/>
          <w:color w:val="000000" w:themeColor="text1" pt14:Unid="3c7be34648114960bc550fffdb2d67dd"/>
          <w:sz w:val="22" pt14:Unid="e59e5715bb9b4b0bae20d00384dc0342"/>
          <w:szCs w:val="22" pt14:Unid="776bc27c2a8c40ef8ac52d75296d83c6"/>
          <w:lang w:val="en-GB" pt14:Unid="65dc7d5d5259454da315e48f50944bea"/>
        </w:rPr>
        <w:tab pt14:Unid="0401bcb6709e45be9c1305aa5b7827f5"/>
      </w:r>
      <w:r>
        <w:rPr pt14:Unid="c1e0f7cb8e094dd0b342cbdc4627563f">
          <w:rFonts w:ascii="Roboto" w:hAnsi="Roboto" pt14:Unid="885b8d7dcb874b578ea2425990e467bb"/>
          <w:color w:val="000000" w:themeColor="text1" pt14:Unid="0a641b51a6204d5badaa891c9a393392"/>
          <w:sz w:val="22" pt14:Unid="232832909e4347119ca97ccebc0d69d2"/>
          <w:szCs w:val="22" pt14:Unid="044d687f6e2745a183a576d8883e54be"/>
          <w:lang w:val="en-GB" pt14:Unid="aae9c1abb25d4615baf7b5819a40b353"/>
        </w:rPr>
        <w:t>………………………………………………</w:t>
      </w:r>
    </w:p>
    <w:p pt14:Unid="648fa6d896de444ab3bfd9ceaa514a33">
      <w:pPr pt14:Unid="c52e487c6d4642528daf29c3c6d6c82e">
        <w:pStyle w:val="Standard1" pt14:Unid="314c8225e5ef4ffaa8dcac64acf3185e"/>
        <w:rPr pt14:Unid="aed390f7062c48069b4cbcb633a0758e">
          <w:rFonts w:ascii="Roboto" w:hAnsi="Roboto" pt14:Unid="f3fca737981440f799baf5033faad339"/>
          <w:color w:val="000000" w:themeColor="text1" pt14:Unid="9ada2a0a896848ca8cbb7ffe96a1b3ae"/>
          <w:sz w:val="22" pt14:Unid="fedd2e4a847647fb8db310b42857dd01"/>
          <w:szCs w:val="22" pt14:Unid="afcbdf84d10f4ab6ab84052cd82d62a7"/>
          <w:lang w:val="en-GB" pt14:Unid="bc64b41d4ebe459cbc0b4e62930a2384"/>
        </w:rPr>
      </w:pPr>
      <w:r>
        <w:rPr pt14:Unid="70ffb88531da4822ad7be398e59be9d2">
          <w:rFonts w:ascii="Roboto" w:hAnsi="Roboto" pt14:Unid="febbcd309d5b43d9a76878b777baf701"/>
          <w:color w:val="000000" w:themeColor="text1" pt14:Unid="6fb81282d171431092b99094b7225669"/>
          <w:sz w:val="22" pt14:Unid="53f7d74dd4324282bbc484fd205eb3b6"/>
          <w:szCs w:val="22" pt14:Unid="b3a5d441ff974ed1a576e3dcdf0c8d7c"/>
          <w:lang w:val="en-GB" pt14:Unid="7b16fdb88cf84be1aaa4e3303a5f51c1"/>
        </w:rPr>
        <w:t>(Interested Party)</w:t>
      </w:r>
      <w:r>
        <w:rPr pt14:Unid="43906ce245524962b856617fc85dacf9">
          <w:rFonts w:ascii="Roboto" w:hAnsi="Roboto" pt14:Unid="5d8df0fd3cee4b339038cccd6112c304"/>
          <w:color w:val="000000" w:themeColor="text1" pt14:Unid="7f216d662e634c51b27171f44001e006"/>
          <w:sz w:val="22" pt14:Unid="df1590bfb101440c95a428ad35086fe4"/>
          <w:szCs w:val="22" pt14:Unid="968ec66d95c744e1bf34cc4a06cb2ae9"/>
          <w:lang w:val="en-GB" pt14:Unid="7949212fe5bd44cb8715a228e384475b"/>
        </w:rPr>
        <w:tab pt14:Unid="42c65b5eb4b1410ab5dbdd57e05c3a43"/>
      </w:r>
      <w:r>
        <w:rPr pt14:Unid="7a5380597b164dbcbc5f7c4bbfa92a49">
          <w:rFonts w:ascii="Roboto" w:hAnsi="Roboto" pt14:Unid="af02daaf97b8486893ffe2fdca6a11cb"/>
          <w:color w:val="000000" w:themeColor="text1" pt14:Unid="464f1a4b9f724b36bbc6ac03031c51f0"/>
          <w:sz w:val="22" pt14:Unid="36fc71c0a859471a8fe7234b57b8e7a1"/>
          <w:szCs w:val="22" pt14:Unid="0459e6f1b8264c8b9a2a7034df201cc2"/>
          <w:lang w:val="en-GB" pt14:Unid="4454828557e84110bc8d42b854204cb5"/>
        </w:rPr>
        <w:tab pt14:Unid="be77a44f66494ba0ac003d009abd99ec"/>
      </w:r>
      <w:r>
        <w:rPr pt14:Unid="04f24313d4fc46b394462c2d63b655de">
          <w:rFonts w:ascii="Roboto" w:hAnsi="Roboto" pt14:Unid="2a87a7df79764a499aa6fbf164d33987"/>
          <w:color w:val="000000" w:themeColor="text1" pt14:Unid="c910e4db8dec4107adc51b626cf3a68f"/>
          <w:sz w:val="22" pt14:Unid="02c782efe1914cc8b294772b08767b3e"/>
          <w:szCs w:val="22" pt14:Unid="f1c405c8540148c58264a9876c1565bd"/>
          <w:lang w:val="en-GB" pt14:Unid="92e74ca0f6d14ce3b5c01b3b0f779dd2"/>
        </w:rPr>
        <w:tab pt14:Unid="6b223b07eff24d1f9fbc42fa28094672"/>
      </w:r>
      <w:r>
        <w:rPr pt14:Unid="f7dd4a04ca834c52bad4b3d4ad522d76">
          <w:rFonts w:ascii="Roboto" w:hAnsi="Roboto" pt14:Unid="ee7885a3fffd4e5a9f42f92faf2aec1b"/>
          <w:color w:val="000000" w:themeColor="text1" pt14:Unid="8b76295d95bb4302a9069fe65c71acb0"/>
          <w:sz w:val="22" pt14:Unid="04333f99d87a4ddcbcb83f56190cf41a"/>
          <w:szCs w:val="22" pt14:Unid="3cc7a6da6ef243d5a10b60970a2fb4bf"/>
          <w:lang w:val="en-GB" pt14:Unid="441f2d22d91340ee92bc3e5362e8ef19"/>
        </w:rPr>
        <w:tab pt14:Unid="180019e5b44549cfba920e4f390a7623"/>
      </w:r>
      <w:r>
        <w:rPr pt14:Unid="3306117fe0b5421896e6809fe1615a7d">
          <w:rFonts w:ascii="Roboto" w:hAnsi="Roboto" pt14:Unid="13fd7f9125c042938cb6cd9ef4f3a26d"/>
          <w:color w:val="000000" w:themeColor="text1" pt14:Unid="0105d96597ba49fa9a4168b3ed813fb8"/>
          <w:sz w:val="22" pt14:Unid="73a36c1dccb24a789e031607c12878c4"/>
          <w:szCs w:val="22" pt14:Unid="525bf7d983454c479276832de459a516"/>
          <w:lang w:val="en-GB" pt14:Unid="00bea8e8e0e0449ea883b0f4779f03ab"/>
        </w:rPr>
        <w:tab pt14:Unid="539fae778a4c4a3ab8fe32cef5a15c27"/>
      </w:r>
      <w:r>
        <w:rPr pt14:Unid="2516c90318be45059e5bcb34586d2543">
          <w:rFonts w:ascii="Roboto" w:hAnsi="Roboto" pt14:Unid="a1efd3eadf834eb9959a3b4a38b0e10b"/>
          <w:color w:val="000000" w:themeColor="text1" pt14:Unid="73d8100a97b84e3888569fca674de428"/>
          <w:sz w:val="22" pt14:Unid="67357b699baf4057b9064b14146c6d97"/>
          <w:szCs w:val="22" pt14:Unid="4b144e2f95b2463691782cd08fb341de"/>
          <w:lang w:val="en-GB" pt14:Unid="b16e316a09b848a699ef899ba3221b76"/>
        </w:rPr>
        <w:t>(Carlsquare)</w:t>
      </w:r>
      <w:r>
        <w:rPr pt14:Unid="bcf9af0175dd4137b74d941aedde1ca8">
          <w:rFonts w:ascii="Roboto" w:hAnsi="Roboto" pt14:Unid="d76c86e6a3644b8ba5226bad921decdd"/>
          <w:color w:val="000000" w:themeColor="text1" pt14:Unid="2dbfb0f4b63540ce8986e6c17c5b1de5"/>
          <w:sz w:val="22" pt14:Unid="73bce1604ed142ce9544dd31bbb07e66"/>
          <w:szCs w:val="22" pt14:Unid="b48acd6d5f394b0b949a600339b88be1"/>
          <w:lang w:val="en-GB" pt14:Unid="a6ad4847b5df4b9180655e515d90b0c8"/>
        </w:rPr>
        <w:tab pt14:Unid="43a869bfbe424a1394521da8425b1f2a"/>
      </w:r>
      <w:r>
        <w:rPr pt14:Unid="f206ae29f051425ba361b7f00cd77d72">
          <w:rFonts w:ascii="Roboto" w:hAnsi="Roboto" pt14:Unid="f209ac342d5f4149abd8bee6e90cc714"/>
          <w:color w:val="000000" w:themeColor="text1" pt14:Unid="a2fffd7947c046ff817ea67ce7180b35"/>
          <w:sz w:val="22" pt14:Unid="1e51f507e8e84dae882148646f392736"/>
          <w:szCs w:val="22" pt14:Unid="721ef84289d249a288043968d3bd2006"/>
          <w:lang w:val="en-GB" pt14:Unid="41ad4c1d350848afb658d90d65b734d5"/>
        </w:rPr>
        <w:tab pt14:Unid="29af7b31fb9e4e6ab2afdf43eb310e4c"/>
      </w:r>
      <w:r>
        <w:rPr pt14:Unid="99930532fc58449cbe8be25b5b1a5da7">
          <w:rFonts w:ascii="Roboto" w:hAnsi="Roboto" pt14:Unid="757367b9189545d3a6d3f58002562f23"/>
          <w:color w:val="000000" w:themeColor="text1" pt14:Unid="031a3f287021472a864d60737ed9c856"/>
          <w:sz w:val="22" pt14:Unid="745c1926667d43c8a08ee0675041254d"/>
          <w:szCs w:val="22" pt14:Unid="61ab8d99fbc846c7a33bf963d1f91816"/>
          <w:lang w:val="en-GB" pt14:Unid="8f057e8984834b2298535972a3fbdfd6"/>
        </w:rPr>
        <w:tab pt14:Unid="b07f7e4069e7434bbfb53b7f436786a2"/>
      </w:r>
    </w:p>
    <w:sectPr pt14:Unid="1cf9f8087b924e4ebb7bcfac80d136e8">
      <w:pgSz w:w="11906" w:h="16838" pt14:Unid="00e7a4e141784db194ca71e2b6879160"/>
      <w:pgMar w:top="1417" w:right="1417" w:bottom="1134" w:left="1417" w:header="0" w:footer="720" w:gutter="0" pt14:Unid="f94250a51c684fbf9f84b09e985b7788"/>
      <w:cols w:space="720" pt14:Unid="4d86b536818844b2925006d99b65a55d"/>
      <w:titlePg pt14:Unid="1090aa983abb4710a5b5a44c3140cd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16cid w16 w16cex w16sdtdh w16sdtfl w16du wp14 pt14">
  <w:endnote w:type="separator" w:id="-1" pt14:Unid="1f756cc10af547a59d450f6017fbdf1c">
    <w:p pt14:Unid="7c32e2e8dda34f50a41aedfde3cf5e72">
      <w:pPr pt14:Unid="67f11cd06c984735a69b6b187e2ea702">
        <w:spacing w:line="240" w:lineRule="auto" pt14:Unid="d3803293aef1433a84d896f4ed129893"/>
      </w:pPr>
      <w:r pt14:Unid="b74984172d1d44459271e1a847020122">
        <w:separator pt14:Unid="8daf054533184f2eb9a5cbd269066ca2"/>
      </w:r>
    </w:p>
  </w:endnote>
  <w:endnote w:type="continuationSeparator" w:id="0" pt14:Unid="8bc4d30332314be08c3490cb5f76b28e">
    <w:p pt14:Unid="89d874df3b06496491f5c1035367fb37">
      <w:pPr pt14:Unid="5f47b230b9ba4fa08dc9af65eaa8a14c">
        <w:spacing w:line="240" w:lineRule="auto" pt14:Unid="8a6ce54a5be842a4930ad78f4f45e9a2"/>
      </w:pPr>
      <w:r pt14:Unid="c44df48bc51c4021be63f549df20a513">
        <w:continuationSeparator pt14:Unid="147ad019c24a4a76866053fbf7427d82"/>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16cid w16 w16cex w16sdtdh w16sdtfl w16du wp14 pt14">
  <w:footnote w:type="separator" w:id="-1" pt14:Unid="c44e043b989a49f2b027e9457483cc7f">
    <w:p pt14:Unid="8cac87b3542045b8bb9e87d1ef7d26a1">
      <w:pPr pt14:Unid="ad13497708ea44e9b4a6076fb12c6e4e">
        <w:spacing w:line="240" w:lineRule="auto" pt14:Unid="7b0306c7c9704df5aef34c45baaa0a65"/>
      </w:pPr>
      <w:r pt14:Unid="aae52da8e3cd415d97ed79de9b9cc9a7">
        <w:separator pt14:Unid="17d6ae24497f4bce9538fc9dbb74d3f5"/>
      </w:r>
    </w:p>
  </w:footnote>
  <w:footnote w:type="continuationSeparator" w:id="0" pt14:Unid="f5c61b0f1c904d1581bcff3f5f85460c">
    <w:p pt14:Unid="2ebb4c210b9541a78aa817780ba10dfb">
      <w:pPr pt14:Unid="dd3bac47a8f9433f8a3e1dd836b3c0e5">
        <w:spacing w:line="240" w:lineRule="auto" pt14:Unid="c85d390186f64f4c9c8ed7de3f54554d"/>
      </w:pPr>
      <w:r pt14:Unid="42127e69f433420c8738f9b891e5ba9b">
        <w:continuationSeparator pt14:Unid="e3b32c06332141c8985d60ddd63e7379"/>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tandard1"/>
      <w:tabs>
        <w:tab w:val="center" w:pos="4536"/>
        <w:tab w:val="right" w:pos="9072"/>
      </w:tabs>
      <w:spacing w:line="240" w:lineRule="auto"/>
      <w:jc w:val="center"/>
      <w:rPr>
        <w:b/>
        <w:sz w:val="22"/>
        <w:szCs w:val="22"/>
      </w:rPr>
    </w:pPr>
  </w:p>
  <w:p>
    <w:pPr>
      <w:pStyle w:val="Standard1"/>
      <w:tabs>
        <w:tab w:val="center" w:pos="4536"/>
        <w:tab w:val="right" w:pos="9072"/>
      </w:tabs>
      <w:spacing w:line="240" w:lineRule="auto"/>
      <w:jc w:val="center"/>
      <w:rPr>
        <w:b/>
        <w:sz w:val="22"/>
        <w:szCs w:val="22"/>
      </w:rPr>
    </w:pPr>
  </w:p>
  <w:p>
    <w:pPr>
      <w:pStyle w:val="Standard1"/>
      <w:tabs>
        <w:tab w:val="center" w:pos="4536"/>
        <w:tab w:val="right" w:pos="9072"/>
      </w:tabs>
      <w:spacing w:line="240" w:lineRule="auto"/>
      <w:jc w:val="cent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nsid w:val="0A1509F3"/>
    <w:multiLevelType w:val="hybridMultilevel"/>
    <w:tmpl w:val="54A00F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25764917"/>
    <w:multiLevelType w:val="hybridMultilevel"/>
    <w:tmpl w:val="31A87B58"/>
    <w:lvl w:ilvl="0" w:tplc="92CE858E">
      <w:start w:val="1"/>
      <w:numFmt w:val="lowerLetter"/>
      <w:lvlText w:val="%1)"/>
      <w:lvlJc w:val="left"/>
      <w:pPr>
        <w:ind w:left="1260" w:hanging="54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nsid w:val="367F630E"/>
    <w:multiLevelType w:val="hybridMultilevel"/>
    <w:tmpl w:val="8264D4E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57563ED8"/>
    <w:multiLevelType w:val="hybridMultilevel"/>
    <w:tmpl w:val="54A00F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70CC07D4"/>
    <w:multiLevelType w:val="hybridMultilevel"/>
    <w:tmpl w:val="9FF4F5B6"/>
    <w:lvl w:ilvl="0" w:tplc="34007218">
      <w:start w:val="1"/>
      <w:numFmt w:val="lowerRoman"/>
      <w:lvlText w:val="(%1)"/>
      <w:lvlJc w:val="left"/>
      <w:pPr>
        <w:ind w:left="1146" w:hanging="72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219"/>
    <w:rsid w:val="00003898"/>
    <w:rsid w:val="00021E17"/>
    <w:rsid w:val="00022B94"/>
    <w:rsid w:val="00025E3A"/>
    <w:rsid w:val="00035466"/>
    <w:rsid w:val="00051669"/>
    <w:rsid w:val="0006293D"/>
    <w:rsid w:val="00064F7E"/>
    <w:rsid w:val="00065586"/>
    <w:rsid w:val="0006672B"/>
    <w:rsid w:val="00071F1A"/>
    <w:rsid w:val="00074DB1"/>
    <w:rsid w:val="00086437"/>
    <w:rsid w:val="00094E7F"/>
    <w:rsid w:val="000A0120"/>
    <w:rsid w:val="000A661F"/>
    <w:rsid w:val="000D1E01"/>
    <w:rsid w:val="000F14F4"/>
    <w:rsid w:val="000F2545"/>
    <w:rsid w:val="001053AB"/>
    <w:rsid w:val="00110B71"/>
    <w:rsid w:val="00113B93"/>
    <w:rsid w:val="001265DA"/>
    <w:rsid w:val="00131CDF"/>
    <w:rsid w:val="00133B3A"/>
    <w:rsid w:val="001378AA"/>
    <w:rsid w:val="0016230A"/>
    <w:rsid w:val="0018094E"/>
    <w:rsid w:val="001A4869"/>
    <w:rsid w:val="001B2591"/>
    <w:rsid w:val="001B54EA"/>
    <w:rsid w:val="001B5776"/>
    <w:rsid w:val="001C3686"/>
    <w:rsid w:val="001D0758"/>
    <w:rsid w:val="001E5038"/>
    <w:rsid w:val="001E7C05"/>
    <w:rsid w:val="001F60EE"/>
    <w:rsid w:val="00204089"/>
    <w:rsid w:val="00237FE1"/>
    <w:rsid w:val="00246FE2"/>
    <w:rsid w:val="00266171"/>
    <w:rsid w:val="0027702F"/>
    <w:rsid w:val="00287DEF"/>
    <w:rsid w:val="002C610F"/>
    <w:rsid w:val="002F6BD4"/>
    <w:rsid w:val="00302DC5"/>
    <w:rsid w:val="0030546F"/>
    <w:rsid w:val="00305A30"/>
    <w:rsid w:val="00332F40"/>
    <w:rsid w:val="00337210"/>
    <w:rsid w:val="0034075E"/>
    <w:rsid w:val="0036005B"/>
    <w:rsid w:val="003977BC"/>
    <w:rsid w:val="003A15D8"/>
    <w:rsid w:val="003A5F77"/>
    <w:rsid w:val="003B02CF"/>
    <w:rsid w:val="003F08B1"/>
    <w:rsid w:val="003F3605"/>
    <w:rsid w:val="00411EE8"/>
    <w:rsid w:val="00427789"/>
    <w:rsid w:val="004278A5"/>
    <w:rsid w:val="00446A9A"/>
    <w:rsid w:val="00456749"/>
    <w:rsid w:val="004578B1"/>
    <w:rsid w:val="00460064"/>
    <w:rsid w:val="00461DDE"/>
    <w:rsid w:val="004643AA"/>
    <w:rsid w:val="00472587"/>
    <w:rsid w:val="004826AE"/>
    <w:rsid w:val="00493A4D"/>
    <w:rsid w:val="004A417D"/>
    <w:rsid w:val="004A4A27"/>
    <w:rsid w:val="004B6330"/>
    <w:rsid w:val="004E5157"/>
    <w:rsid w:val="004F6916"/>
    <w:rsid w:val="004F696F"/>
    <w:rsid w:val="004F6B18"/>
    <w:rsid w:val="00502E55"/>
    <w:rsid w:val="005032C7"/>
    <w:rsid w:val="00514206"/>
    <w:rsid w:val="00525904"/>
    <w:rsid w:val="00532B7F"/>
    <w:rsid w:val="0053573B"/>
    <w:rsid w:val="0054393C"/>
    <w:rsid w:val="00547EDC"/>
    <w:rsid w:val="0056041E"/>
    <w:rsid w:val="00560A0C"/>
    <w:rsid w:val="00573DB5"/>
    <w:rsid w:val="00575E47"/>
    <w:rsid w:val="00577EDF"/>
    <w:rsid w:val="005937A1"/>
    <w:rsid w:val="005C4824"/>
    <w:rsid w:val="005C5F13"/>
    <w:rsid w:val="005C7F7E"/>
    <w:rsid w:val="005D5BE5"/>
    <w:rsid w:val="005E0446"/>
    <w:rsid w:val="0060581E"/>
    <w:rsid w:val="00613966"/>
    <w:rsid w:val="0064353E"/>
    <w:rsid w:val="00650329"/>
    <w:rsid w:val="00652F0D"/>
    <w:rsid w:val="00664D62"/>
    <w:rsid w:val="00667BCD"/>
    <w:rsid w:val="00671533"/>
    <w:rsid w:val="00676009"/>
    <w:rsid w:val="00685A91"/>
    <w:rsid w:val="006B5CCB"/>
    <w:rsid w:val="006C30DD"/>
    <w:rsid w:val="006D5BAD"/>
    <w:rsid w:val="006E03DF"/>
    <w:rsid w:val="006F4D96"/>
    <w:rsid w:val="006F4F55"/>
    <w:rsid w:val="00701385"/>
    <w:rsid w:val="007140DF"/>
    <w:rsid w:val="00720C40"/>
    <w:rsid w:val="00722370"/>
    <w:rsid w:val="00723087"/>
    <w:rsid w:val="0072557B"/>
    <w:rsid w:val="00745DEE"/>
    <w:rsid w:val="0074604C"/>
    <w:rsid w:val="00773C1A"/>
    <w:rsid w:val="00795056"/>
    <w:rsid w:val="007964C9"/>
    <w:rsid w:val="0079697E"/>
    <w:rsid w:val="007A2B36"/>
    <w:rsid w:val="007A4EF6"/>
    <w:rsid w:val="007B4BF7"/>
    <w:rsid w:val="007C39D6"/>
    <w:rsid w:val="007C61DA"/>
    <w:rsid w:val="007F1110"/>
    <w:rsid w:val="007F1686"/>
    <w:rsid w:val="007F1A4C"/>
    <w:rsid w:val="008104DF"/>
    <w:rsid w:val="00827DF3"/>
    <w:rsid w:val="00833310"/>
    <w:rsid w:val="008428F1"/>
    <w:rsid w:val="0086137C"/>
    <w:rsid w:val="00873219"/>
    <w:rsid w:val="008802CA"/>
    <w:rsid w:val="00881275"/>
    <w:rsid w:val="0088262E"/>
    <w:rsid w:val="008870C7"/>
    <w:rsid w:val="00894C0D"/>
    <w:rsid w:val="008B26E6"/>
    <w:rsid w:val="008B6246"/>
    <w:rsid w:val="008C7E15"/>
    <w:rsid w:val="0090014C"/>
    <w:rsid w:val="009002CB"/>
    <w:rsid w:val="0091447A"/>
    <w:rsid w:val="009506F6"/>
    <w:rsid w:val="00973B9A"/>
    <w:rsid w:val="0099031A"/>
    <w:rsid w:val="00993964"/>
    <w:rsid w:val="009A64A7"/>
    <w:rsid w:val="009E0F79"/>
    <w:rsid w:val="009F255B"/>
    <w:rsid w:val="009F6D34"/>
    <w:rsid w:val="00A53868"/>
    <w:rsid w:val="00A55570"/>
    <w:rsid w:val="00A94139"/>
    <w:rsid w:val="00AA4989"/>
    <w:rsid w:val="00AA56EC"/>
    <w:rsid w:val="00AB3500"/>
    <w:rsid w:val="00AC00B5"/>
    <w:rsid w:val="00AC1FEF"/>
    <w:rsid w:val="00AD6C92"/>
    <w:rsid w:val="00AF36EE"/>
    <w:rsid w:val="00B06F7D"/>
    <w:rsid w:val="00B3083D"/>
    <w:rsid w:val="00B30EE6"/>
    <w:rsid w:val="00B37FD1"/>
    <w:rsid w:val="00B54310"/>
    <w:rsid w:val="00B8527C"/>
    <w:rsid w:val="00B91074"/>
    <w:rsid w:val="00BA146E"/>
    <w:rsid w:val="00BA79E4"/>
    <w:rsid w:val="00BB20C5"/>
    <w:rsid w:val="00BB5577"/>
    <w:rsid w:val="00BB6518"/>
    <w:rsid w:val="00BB6FA3"/>
    <w:rsid w:val="00BC08BA"/>
    <w:rsid w:val="00BD1DF7"/>
    <w:rsid w:val="00C03DDF"/>
    <w:rsid w:val="00C152FB"/>
    <w:rsid w:val="00C40272"/>
    <w:rsid w:val="00C45D54"/>
    <w:rsid w:val="00C91BBB"/>
    <w:rsid w:val="00C92CAB"/>
    <w:rsid w:val="00CA1AF2"/>
    <w:rsid w:val="00CC1DFE"/>
    <w:rsid w:val="00CD3D67"/>
    <w:rsid w:val="00CD56CF"/>
    <w:rsid w:val="00CE6942"/>
    <w:rsid w:val="00CF28A7"/>
    <w:rsid w:val="00D03252"/>
    <w:rsid w:val="00D107FA"/>
    <w:rsid w:val="00D124D7"/>
    <w:rsid w:val="00D2578C"/>
    <w:rsid w:val="00D3182D"/>
    <w:rsid w:val="00D40266"/>
    <w:rsid w:val="00D526A1"/>
    <w:rsid w:val="00D53EA0"/>
    <w:rsid w:val="00D75D89"/>
    <w:rsid w:val="00D82CE1"/>
    <w:rsid w:val="00D91C2A"/>
    <w:rsid w:val="00D97728"/>
    <w:rsid w:val="00DA600F"/>
    <w:rsid w:val="00DB088A"/>
    <w:rsid w:val="00DF2EA8"/>
    <w:rsid w:val="00E16ABA"/>
    <w:rsid w:val="00E23BB2"/>
    <w:rsid w:val="00E271D4"/>
    <w:rsid w:val="00E440C2"/>
    <w:rsid w:val="00E70AF3"/>
    <w:rsid w:val="00E81707"/>
    <w:rsid w:val="00E84986"/>
    <w:rsid w:val="00E87ACC"/>
    <w:rsid w:val="00E941CA"/>
    <w:rsid w:val="00E97B69"/>
    <w:rsid w:val="00EA182A"/>
    <w:rsid w:val="00EA68A5"/>
    <w:rsid w:val="00EC1831"/>
    <w:rsid w:val="00EC76EE"/>
    <w:rsid w:val="00EF0E1B"/>
    <w:rsid w:val="00F20318"/>
    <w:rsid w:val="00F20F7B"/>
    <w:rsid w:val="00F257D0"/>
    <w:rsid w:val="00F25F33"/>
    <w:rsid w:val="00F26549"/>
    <w:rsid w:val="00F31068"/>
    <w:rsid w:val="00F3140E"/>
    <w:rsid w:val="00F35F24"/>
    <w:rsid w:val="00F42CAC"/>
    <w:rsid w:val="00F5718A"/>
    <w:rsid w:val="00F67244"/>
    <w:rsid w:val="00F72847"/>
    <w:rsid w:val="00F7472F"/>
    <w:rsid w:val="00F74946"/>
    <w:rsid w:val="00F813AE"/>
    <w:rsid w:val="00F919EE"/>
    <w:rsid w:val="00F93305"/>
    <w:rsid w:val="00FB3472"/>
    <w:rsid w:val="00FC7EAE"/>
    <w:rsid w:val="00FD3F6B"/>
    <w:rsid w:val="00FD6E04"/>
    <w:rsid w:val="00FD7029"/>
    <w:rsid w:val="00FE2094"/>
    <w:rsid w:val="00FE3EF5"/>
    <w:rsid w:val="00FF1449"/>
    <w:rsid w:val="00FF4C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000000"/>
        <w:lang w:val="de-DE" w:eastAsia="de-DE" w:bidi="ar-SA"/>
      </w:rPr>
    </w:rPrDefault>
    <w:pPrDefault>
      <w:pPr>
        <w:pBdr>
          <w:top w:val="nil"/>
          <w:left w:val="nil"/>
          <w:bottom w:val="nil"/>
          <w:right w:val="nil"/>
          <w:between w:val="nil"/>
        </w:pBdr>
        <w:spacing w:line="235"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6C92"/>
  </w:style>
  <w:style w:type="paragraph" w:styleId="Heading1">
    <w:name w:val="heading 1"/>
    <w:basedOn w:val="Standard1"/>
    <w:next w:val="Standard1"/>
    <w:rsid w:val="00873219"/>
    <w:pPr>
      <w:keepNext/>
      <w:keepLines/>
      <w:spacing w:before="480" w:after="120"/>
      <w:outlineLvl w:val="0"/>
    </w:pPr>
    <w:rPr>
      <w:b/>
      <w:sz w:val="48"/>
      <w:szCs w:val="48"/>
    </w:rPr>
  </w:style>
  <w:style w:type="paragraph" w:styleId="Heading2">
    <w:name w:val="heading 2"/>
    <w:basedOn w:val="Standard1"/>
    <w:next w:val="Standard1"/>
    <w:rsid w:val="00873219"/>
    <w:pPr>
      <w:keepNext/>
      <w:keepLines/>
      <w:spacing w:before="360" w:after="80"/>
      <w:outlineLvl w:val="1"/>
    </w:pPr>
    <w:rPr>
      <w:b/>
      <w:sz w:val="36"/>
      <w:szCs w:val="36"/>
    </w:rPr>
  </w:style>
  <w:style w:type="paragraph" w:styleId="Heading3">
    <w:name w:val="heading 3"/>
    <w:basedOn w:val="Standard1"/>
    <w:next w:val="Standard1"/>
    <w:rsid w:val="00873219"/>
    <w:pPr>
      <w:keepNext/>
      <w:keepLines/>
      <w:spacing w:before="280" w:after="80"/>
      <w:outlineLvl w:val="2"/>
    </w:pPr>
    <w:rPr>
      <w:b/>
      <w:sz w:val="28"/>
      <w:szCs w:val="28"/>
    </w:rPr>
  </w:style>
  <w:style w:type="paragraph" w:styleId="Heading4">
    <w:name w:val="heading 4"/>
    <w:basedOn w:val="Standard1"/>
    <w:next w:val="Standard1"/>
    <w:rsid w:val="00873219"/>
    <w:pPr>
      <w:keepNext/>
      <w:keepLines/>
      <w:spacing w:before="240" w:after="40"/>
      <w:outlineLvl w:val="3"/>
    </w:pPr>
    <w:rPr>
      <w:b/>
      <w:sz w:val="24"/>
      <w:szCs w:val="24"/>
    </w:rPr>
  </w:style>
  <w:style w:type="paragraph" w:styleId="Heading5">
    <w:name w:val="heading 5"/>
    <w:basedOn w:val="Standard1"/>
    <w:next w:val="Standard1"/>
    <w:rsid w:val="00873219"/>
    <w:pPr>
      <w:keepNext/>
      <w:keepLines/>
      <w:spacing w:before="220" w:after="40"/>
      <w:outlineLvl w:val="4"/>
    </w:pPr>
    <w:rPr>
      <w:b/>
      <w:sz w:val="22"/>
      <w:szCs w:val="22"/>
    </w:rPr>
  </w:style>
  <w:style w:type="paragraph" w:styleId="Heading6">
    <w:name w:val="heading 6"/>
    <w:basedOn w:val="Standard1"/>
    <w:next w:val="Standard1"/>
    <w:rsid w:val="00873219"/>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andard1" w:customStyle="1">
    <w:name w:val="Standard1"/>
    <w:rsid w:val="00873219"/>
  </w:style>
  <w:style w:type="table" w:styleId="TableNormal1" w:customStyle="1">
    <w:name w:val="Table Normal1"/>
    <w:rsid w:val="00873219"/>
    <w:tblPr>
      <w:tblCellMar>
        <w:top w:w="0" w:type="dxa"/>
        <w:left w:w="0" w:type="dxa"/>
        <w:bottom w:w="0" w:type="dxa"/>
        <w:right w:w="0" w:type="dxa"/>
      </w:tblCellMar>
    </w:tblPr>
  </w:style>
  <w:style w:type="paragraph" w:styleId="Title">
    <w:name w:val="Title"/>
    <w:basedOn w:val="Standard1"/>
    <w:next w:val="Standard1"/>
    <w:rsid w:val="00873219"/>
    <w:pPr>
      <w:keepNext/>
      <w:keepLines/>
      <w:spacing w:before="480" w:after="120"/>
    </w:pPr>
    <w:rPr>
      <w:b/>
      <w:sz w:val="72"/>
      <w:szCs w:val="72"/>
    </w:rPr>
  </w:style>
  <w:style w:type="paragraph" w:styleId="Subtitle">
    <w:name w:val="Subtitle"/>
    <w:basedOn w:val="Standard1"/>
    <w:next w:val="Standard1"/>
    <w:rsid w:val="00873219"/>
    <w:pPr>
      <w:keepNext/>
      <w:keepLines/>
      <w:spacing w:before="360" w:after="80"/>
    </w:pPr>
    <w:rPr>
      <w:rFonts w:ascii="Georgia" w:hAnsi="Georgia" w:eastAsia="Georgia" w:cs="Georgia"/>
      <w:i/>
      <w:color w:val="666666"/>
      <w:sz w:val="48"/>
      <w:szCs w:val="48"/>
    </w:rPr>
  </w:style>
  <w:style w:type="paragraph" w:styleId="Header">
    <w:name w:val="header"/>
    <w:basedOn w:val="Normal"/>
    <w:link w:val="HeaderChar"/>
    <w:uiPriority w:val="99"/>
    <w:unhideWhenUsed/>
    <w:rsid w:val="0056041E"/>
    <w:pPr>
      <w:tabs>
        <w:tab w:val="center" w:pos="4536"/>
        <w:tab w:val="right" w:pos="9072"/>
      </w:tabs>
      <w:spacing w:line="240" w:lineRule="auto"/>
    </w:pPr>
  </w:style>
  <w:style w:type="character" w:styleId="HeaderChar" w:customStyle="1">
    <w:name w:val="Header Char"/>
    <w:basedOn w:val="DefaultParagraphFont"/>
    <w:link w:val="Header"/>
    <w:uiPriority w:val="99"/>
    <w:rsid w:val="0056041E"/>
  </w:style>
  <w:style w:type="paragraph" w:styleId="Footer">
    <w:name w:val="footer"/>
    <w:basedOn w:val="Normal"/>
    <w:link w:val="FooterChar"/>
    <w:uiPriority w:val="99"/>
    <w:unhideWhenUsed/>
    <w:rsid w:val="0056041E"/>
    <w:pPr>
      <w:tabs>
        <w:tab w:val="center" w:pos="4536"/>
        <w:tab w:val="right" w:pos="9072"/>
      </w:tabs>
      <w:spacing w:line="240" w:lineRule="auto"/>
    </w:pPr>
  </w:style>
  <w:style w:type="character" w:styleId="FooterChar" w:customStyle="1">
    <w:name w:val="Footer Char"/>
    <w:basedOn w:val="DefaultParagraphFont"/>
    <w:link w:val="Footer"/>
    <w:uiPriority w:val="99"/>
    <w:rsid w:val="0056041E"/>
  </w:style>
  <w:style w:type="paragraph" w:styleId="BalloonText">
    <w:name w:val="Balloon Text"/>
    <w:basedOn w:val="Normal"/>
    <w:link w:val="BalloonTextChar"/>
    <w:uiPriority w:val="99"/>
    <w:semiHidden/>
    <w:unhideWhenUsed/>
    <w:rsid w:val="00094E7F"/>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94E7F"/>
    <w:rPr>
      <w:rFonts w:ascii="Tahoma" w:hAnsi="Tahoma" w:cs="Tahoma"/>
      <w:sz w:val="16"/>
      <w:szCs w:val="16"/>
    </w:rPr>
  </w:style>
  <w:style w:type="paragraph" w:styleId="NormalWeb">
    <w:name w:val="Normal (Web)"/>
    <w:basedOn w:val="Normal"/>
    <w:uiPriority w:val="99"/>
    <w:semiHidden/>
    <w:unhideWhenUsed/>
    <w:rsid w:val="00493A4D"/>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line="240" w:lineRule="auto"/>
      <w:jc w:val="left"/>
    </w:pPr>
    <w:rPr>
      <w:rFonts w:ascii="Times New Roman" w:hAnsi="Times New Roman" w:eastAsia="Times New Roman" w:cs="Times New Roman"/>
      <w:color w:val="auto"/>
      <w:sz w:val="24"/>
      <w:szCs w:val="24"/>
    </w:rPr>
  </w:style>
  <w:style w:type="character" w:styleId="Hyperlink">
    <w:name w:val="Hyperlink"/>
    <w:basedOn w:val="DefaultParagraphFont"/>
    <w:uiPriority w:val="99"/>
    <w:semiHidden/>
    <w:unhideWhenUsed/>
    <w:rsid w:val="00FB3472"/>
    <w:rPr>
      <w:color w:val="0000FF"/>
      <w:u w:val="single"/>
    </w:rPr>
  </w:style>
  <w:style w:type="paragraph" w:styleId="FootnoteText">
    <w:name w:val="footnote text"/>
    <w:basedOn w:val="Normal"/>
    <w:link w:val="FootnoteTextChar"/>
    <w:uiPriority w:val="99"/>
    <w:semiHidden/>
    <w:unhideWhenUsed/>
    <w:rsid w:val="00FB3472"/>
    <w:pPr>
      <w:spacing w:line="240" w:lineRule="auto"/>
    </w:pPr>
  </w:style>
  <w:style w:type="character" w:styleId="FootnoteTextChar" w:customStyle="1">
    <w:name w:val="Footnote Text Char"/>
    <w:basedOn w:val="DefaultParagraphFont"/>
    <w:link w:val="FootnoteText"/>
    <w:uiPriority w:val="99"/>
    <w:semiHidden/>
    <w:rsid w:val="00FB3472"/>
  </w:style>
  <w:style w:type="character" w:styleId="FootnoteReference">
    <w:name w:val="footnote reference"/>
    <w:basedOn w:val="DefaultParagraphFont"/>
    <w:uiPriority w:val="99"/>
    <w:semiHidden/>
    <w:unhideWhenUsed/>
    <w:rsid w:val="00FB3472"/>
    <w:rPr>
      <w:vertAlign w:val="superscript"/>
    </w:rPr>
  </w:style>
  <w:style w:type="character" w:styleId="CommentReference">
    <w:name w:val="annotation reference"/>
    <w:basedOn w:val="DefaultParagraphFont"/>
    <w:uiPriority w:val="99"/>
    <w:semiHidden/>
    <w:unhideWhenUsed/>
    <w:rsid w:val="00B54310"/>
    <w:rPr>
      <w:sz w:val="16"/>
      <w:szCs w:val="16"/>
    </w:rPr>
  </w:style>
  <w:style w:type="paragraph" w:styleId="CommentText">
    <w:name w:val="annotation text"/>
    <w:basedOn w:val="Normal"/>
    <w:link w:val="CommentTextChar"/>
    <w:uiPriority w:val="99"/>
    <w:semiHidden/>
    <w:unhideWhenUsed/>
    <w:rsid w:val="00B54310"/>
    <w:pPr>
      <w:spacing w:line="240" w:lineRule="auto"/>
    </w:pPr>
  </w:style>
  <w:style w:type="character" w:styleId="CommentTextChar" w:customStyle="1">
    <w:name w:val="Comment Text Char"/>
    <w:basedOn w:val="DefaultParagraphFont"/>
    <w:link w:val="CommentText"/>
    <w:uiPriority w:val="99"/>
    <w:semiHidden/>
    <w:rsid w:val="00B54310"/>
  </w:style>
  <w:style w:type="paragraph" w:styleId="CommentSubject">
    <w:name w:val="annotation subject"/>
    <w:basedOn w:val="CommentText"/>
    <w:next w:val="CommentText"/>
    <w:link w:val="CommentSubjectChar"/>
    <w:uiPriority w:val="99"/>
    <w:semiHidden/>
    <w:unhideWhenUsed/>
    <w:rsid w:val="00B54310"/>
    <w:rPr>
      <w:b/>
      <w:bCs/>
    </w:rPr>
  </w:style>
  <w:style w:type="character" w:styleId="CommentSubjectChar" w:customStyle="1">
    <w:name w:val="Comment Subject Char"/>
    <w:basedOn w:val="CommentTextChar"/>
    <w:link w:val="CommentSubject"/>
    <w:uiPriority w:val="99"/>
    <w:semiHidden/>
    <w:rsid w:val="00B54310"/>
    <w:rPr>
      <w:b/>
      <w:bCs/>
    </w:rPr>
  </w:style>
  <w:style w:type="paragraph" w:styleId="ListParagraph">
    <w:name w:val="List Paragraph"/>
    <w:basedOn w:val="Normal"/>
    <w:uiPriority w:val="34"/>
    <w:qFormat/>
    <w:rsid w:val="005C4824"/>
    <w:pPr>
      <w:pBdr>
        <w:top w:val="none" w:color="auto" w:sz="0" w:space="0"/>
        <w:left w:val="none" w:color="auto" w:sz="0" w:space="0"/>
        <w:bottom w:val="none" w:color="auto" w:sz="0" w:space="0"/>
        <w:right w:val="none" w:color="auto" w:sz="0" w:space="0"/>
        <w:between w:val="none" w:color="auto" w:sz="0" w:space="0"/>
      </w:pBdr>
      <w:spacing w:after="160" w:line="259" w:lineRule="auto"/>
      <w:ind w:left="720"/>
      <w:contextualSpacing/>
      <w:jc w:val="left"/>
    </w:pPr>
    <w:rPr>
      <w:rFonts w:eastAsiaTheme="minorHAnsi" w:cstheme="minorBidi"/>
      <w:color w:val="auto"/>
      <w:sz w:val="22"/>
      <w:szCs w:val="22"/>
      <w:lang w:eastAsia="en-US"/>
    </w:rPr>
  </w:style>
  <w:style w:type="paragraph" w:styleId="formhead1left" w:customStyle="1">
    <w:name w:val="formhead1left"/>
    <w:basedOn w:val="Normal"/>
    <w:rsid w:val="001D0758"/>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line="240" w:lineRule="auto"/>
      <w:jc w:val="left"/>
    </w:pPr>
    <w:rPr>
      <w:rFonts w:ascii="Times New Roman" w:hAnsi="Times New Roman" w:eastAsia="Times New Roman" w:cs="Times New Roman"/>
      <w:color w:val="auto"/>
      <w:sz w:val="24"/>
      <w:szCs w:val="24"/>
    </w:rPr>
  </w:style>
  <w:style w:type="character" w:styleId="zit" w:customStyle="1">
    <w:name w:val="zit"/>
    <w:basedOn w:val="DefaultParagraphFont"/>
    <w:rsid w:val="001D0758"/>
  </w:style>
  <w:style w:type="paragraph" w:styleId="left" w:customStyle="1">
    <w:name w:val="left"/>
    <w:basedOn w:val="Normal"/>
    <w:rsid w:val="001D0758"/>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line="240" w:lineRule="auto"/>
      <w:jc w:val="left"/>
    </w:pPr>
    <w:rPr>
      <w:rFonts w:ascii="Times New Roman" w:hAnsi="Times New Roman" w:eastAsia="Times New Roman" w:cs="Times New Roman"/>
      <w:color w:val="auto"/>
      <w:sz w:val="24"/>
      <w:szCs w:val="24"/>
    </w:rPr>
  </w:style>
  <w:style w:type="character" w:styleId="Emphasis">
    <w:name w:val="Emphasis"/>
    <w:basedOn w:val="DefaultParagraphFont"/>
    <w:uiPriority w:val="20"/>
    <w:qFormat/>
    <w:rsid w:val="001D0758"/>
    <w:rPr>
      <w:i/>
      <w:iCs/>
    </w:rPr>
  </w:style>
  <w:style w:type="table" w:styleId="TableGrid">
    <w:name w:val="Table Grid"/>
    <w:basedOn w:val="TableNormal"/>
    <w:uiPriority w:val="39"/>
    <w:rsid w:val="00664D62"/>
    <w:pPr>
      <w:pBdr>
        <w:top w:val="none" w:color="auto" w:sz="0" w:space="0"/>
        <w:left w:val="none" w:color="auto" w:sz="0" w:space="0"/>
        <w:bottom w:val="none" w:color="auto" w:sz="0" w:space="0"/>
        <w:right w:val="none" w:color="auto" w:sz="0" w:space="0"/>
        <w:between w:val="none" w:color="auto" w:sz="0" w:space="0"/>
      </w:pBdr>
      <w:spacing w:line="240" w:lineRule="auto"/>
      <w:jc w:val="left"/>
    </w:pPr>
    <w:rPr>
      <w:rFonts w:eastAsiaTheme="minorHAnsi" w:cstheme="minorBidi"/>
      <w:color w:val="auto"/>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F35F24"/>
    <w:pPr>
      <w:pBdr>
        <w:top w:val="none" w:color="auto" w:sz="0" w:space="0"/>
        <w:left w:val="none" w:color="auto" w:sz="0" w:space="0"/>
        <w:bottom w:val="none" w:color="auto" w:sz="0" w:space="0"/>
        <w:right w:val="none" w:color="auto" w:sz="0" w:space="0"/>
        <w:between w:val="none" w:color="auto" w:sz="0" w:space="0"/>
      </w:pBd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2708">
      <w:bodyDiv w:val="1"/>
      <w:marLeft w:val="0"/>
      <w:marRight w:val="0"/>
      <w:marTop w:val="0"/>
      <w:marBottom w:val="0"/>
      <w:divBdr>
        <w:top w:val="none" w:color="auto" w:sz="0" w:space="0"/>
        <w:left w:val="none" w:color="auto" w:sz="0" w:space="0"/>
        <w:bottom w:val="none" w:color="auto" w:sz="0" w:space="0"/>
        <w:right w:val="none" w:color="auto" w:sz="0" w:space="0"/>
      </w:divBdr>
      <w:divsChild>
        <w:div w:id="161509598">
          <w:marLeft w:val="0"/>
          <w:marRight w:val="0"/>
          <w:marTop w:val="0"/>
          <w:marBottom w:val="0"/>
          <w:divBdr>
            <w:top w:val="none" w:color="auto" w:sz="0" w:space="0"/>
            <w:left w:val="none" w:color="auto" w:sz="0" w:space="0"/>
            <w:bottom w:val="none" w:color="auto" w:sz="0" w:space="0"/>
            <w:right w:val="none" w:color="auto" w:sz="0" w:space="0"/>
          </w:divBdr>
        </w:div>
      </w:divsChild>
    </w:div>
    <w:div w:id="1488521988">
      <w:bodyDiv w:val="1"/>
      <w:marLeft w:val="0"/>
      <w:marRight w:val="0"/>
      <w:marTop w:val="0"/>
      <w:marBottom w:val="0"/>
      <w:divBdr>
        <w:top w:val="none" w:color="auto" w:sz="0" w:space="0"/>
        <w:left w:val="none" w:color="auto" w:sz="0" w:space="0"/>
        <w:bottom w:val="none" w:color="auto" w:sz="0" w:space="0"/>
        <w:right w:val="none" w:color="auto" w:sz="0" w:space="0"/>
      </w:divBdr>
    </w:div>
    <w:div w:id="1519077547">
      <w:bodyDiv w:val="1"/>
      <w:marLeft w:val="0"/>
      <w:marRight w:val="0"/>
      <w:marTop w:val="0"/>
      <w:marBottom w:val="0"/>
      <w:divBdr>
        <w:top w:val="none" w:color="auto" w:sz="0" w:space="0"/>
        <w:left w:val="none" w:color="auto" w:sz="0" w:space="0"/>
        <w:bottom w:val="none" w:color="auto" w:sz="0" w:space="0"/>
        <w:right w:val="none" w:color="auto" w:sz="0" w:space="0"/>
      </w:divBdr>
      <w:divsChild>
        <w:div w:id="114523848">
          <w:marLeft w:val="0"/>
          <w:marRight w:val="0"/>
          <w:marTop w:val="0"/>
          <w:marBottom w:val="0"/>
          <w:divBdr>
            <w:top w:val="none" w:color="auto" w:sz="0" w:space="0"/>
            <w:left w:val="none" w:color="auto" w:sz="0" w:space="0"/>
            <w:bottom w:val="none" w:color="auto" w:sz="0" w:space="0"/>
            <w:right w:val="none" w:color="auto" w:sz="0" w:space="0"/>
          </w:divBdr>
        </w:div>
      </w:divsChild>
    </w:div>
    <w:div w:id="1678269219">
      <w:bodyDiv w:val="1"/>
      <w:marLeft w:val="0"/>
      <w:marRight w:val="0"/>
      <w:marTop w:val="0"/>
      <w:marBottom w:val="0"/>
      <w:divBdr>
        <w:top w:val="none" w:color="auto" w:sz="0" w:space="0"/>
        <w:left w:val="none" w:color="auto" w:sz="0" w:space="0"/>
        <w:bottom w:val="none" w:color="auto" w:sz="0" w:space="0"/>
        <w:right w:val="none" w:color="auto" w:sz="0" w:space="0"/>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B82525-3900-4AEA-8FFF-055407CECE35}">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0</ap:TotalTime>
  <ap:Pages>7</ap:Pages>
  <ap:Words>1501</ap:Words>
  <ap:Characters>9462</ap:Characters>
  <ap:Application>Microsoft Office Word</ap:Application>
  <ap:DocSecurity>0</ap:DocSecurity>
  <ap:Lines>78</ap:Lines>
  <ap:Paragraphs>21</ap:Paragraphs>
  <ap:ScaleCrop>false</ap:ScaleCrop>
  <ap:HeadingPairs>
    <vt:vector baseType="variant" size="4">
      <vt:variant>
        <vt:lpstr>Title</vt:lpstr>
      </vt:variant>
      <vt:variant>
        <vt:i4>1</vt:i4>
      </vt:variant>
      <vt:variant>
        <vt:lpstr>Titel</vt:lpstr>
      </vt:variant>
      <vt:variant>
        <vt:i4>1</vt:i4>
      </vt:variant>
    </vt:vector>
  </ap:HeadingPairs>
  <ap:TitlesOfParts>
    <vt:vector baseType="lpstr" size="2">
      <vt:lpstr/>
      <vt:lpstr/>
    </vt:vector>
  </ap:TitlesOfParts>
  <ap:Company/>
  <ap:LinksUpToDate>false</ap:LinksUpToDate>
  <ap:CharactersWithSpaces>10942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Mallmann</dc:creator>
  <cp:lastModifiedBy>Felix Beuttler | Carlsquare</cp:lastModifiedBy>
  <cp:revision>6</cp:revision>
  <cp:lastPrinted>2025-03-18T09:42:00Z</cp:lastPrinted>
  <dcterms:created xsi:type="dcterms:W3CDTF">2025-05-13T15:57:00Z</dcterms:created>
  <dcterms:modified xsi:type="dcterms:W3CDTF">2025-05-21T08:00:00Z</dcterms:modified>
</cp:coreProperties>
</file>